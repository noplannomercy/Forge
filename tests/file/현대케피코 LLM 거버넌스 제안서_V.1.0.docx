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F9069" w14:textId="77777777" w:rsidR="00DA466F" w:rsidRPr="00DA466F" w:rsidRDefault="00DA466F" w:rsidP="00DA466F">
      <w:pPr>
        <w:rPr>
          <w:b/>
          <w:bCs/>
        </w:rPr>
      </w:pPr>
      <w:proofErr w:type="spellStart"/>
      <w:r w:rsidRPr="00DA466F">
        <w:rPr>
          <w:b/>
          <w:bCs/>
        </w:rPr>
        <w:t>현대케피코</w:t>
      </w:r>
      <w:proofErr w:type="spellEnd"/>
      <w:r w:rsidRPr="00DA466F">
        <w:rPr>
          <w:b/>
          <w:bCs/>
        </w:rPr>
        <w:t xml:space="preserve"> LLM 거버넌스 제안서 (v0.1)</w:t>
      </w:r>
    </w:p>
    <w:p w14:paraId="7D53D6B2" w14:textId="77777777" w:rsidR="00DA466F" w:rsidRPr="00DA466F" w:rsidRDefault="00DA466F" w:rsidP="00DA466F">
      <w:r w:rsidRPr="00DA466F">
        <w:rPr>
          <w:b/>
          <w:bCs/>
        </w:rPr>
        <w:t>목표</w:t>
      </w:r>
      <w:r w:rsidRPr="00DA466F">
        <w:t xml:space="preserve">: </w:t>
      </w:r>
      <w:proofErr w:type="spellStart"/>
      <w:r w:rsidRPr="00DA466F">
        <w:t>폐쇄망</w:t>
      </w:r>
      <w:proofErr w:type="spellEnd"/>
      <w:r w:rsidRPr="00DA466F">
        <w:t xml:space="preserve"> 환경에서 </w:t>
      </w:r>
      <w:proofErr w:type="spellStart"/>
      <w:r w:rsidRPr="00DA466F">
        <w:rPr>
          <w:i/>
          <w:iCs/>
        </w:rPr>
        <w:t>OpenWebUI</w:t>
      </w:r>
      <w:proofErr w:type="spellEnd"/>
      <w:r w:rsidRPr="00DA466F">
        <w:rPr>
          <w:i/>
          <w:iCs/>
        </w:rPr>
        <w:t xml:space="preserve"> + </w:t>
      </w:r>
      <w:proofErr w:type="spellStart"/>
      <w:r w:rsidRPr="00DA466F">
        <w:rPr>
          <w:i/>
          <w:iCs/>
        </w:rPr>
        <w:t>LiteLLM</w:t>
      </w:r>
      <w:proofErr w:type="spellEnd"/>
      <w:r w:rsidRPr="00DA466F">
        <w:rPr>
          <w:i/>
          <w:iCs/>
        </w:rPr>
        <w:t xml:space="preserve"> + </w:t>
      </w:r>
      <w:proofErr w:type="spellStart"/>
      <w:r w:rsidRPr="00DA466F">
        <w:rPr>
          <w:i/>
          <w:iCs/>
        </w:rPr>
        <w:t>vLLM</w:t>
      </w:r>
      <w:proofErr w:type="spellEnd"/>
      <w:r w:rsidRPr="00DA466F">
        <w:rPr>
          <w:i/>
          <w:iCs/>
        </w:rPr>
        <w:t xml:space="preserve"> + n8n</w:t>
      </w:r>
      <w:r w:rsidRPr="00DA466F">
        <w:t xml:space="preserve"> 기반 LLM 서비스를 안전·효율적으로 운영하고, 2단계로 *</w:t>
      </w:r>
      <w:proofErr w:type="spellStart"/>
      <w:r w:rsidRPr="00DA466F">
        <w:t>바이브코딩</w:t>
      </w:r>
      <w:proofErr w:type="spellEnd"/>
      <w:r w:rsidRPr="00DA466F">
        <w:t xml:space="preserve">(클라인/Cline 또는 </w:t>
      </w:r>
      <w:proofErr w:type="spellStart"/>
      <w:r w:rsidRPr="00DA466F">
        <w:t>RooCode</w:t>
      </w:r>
      <w:proofErr w:type="spellEnd"/>
      <w:r w:rsidRPr="00DA466F">
        <w:t xml:space="preserve"> + </w:t>
      </w:r>
      <w:proofErr w:type="spellStart"/>
      <w:r w:rsidRPr="00DA466F">
        <w:t>VSCode</w:t>
      </w:r>
      <w:proofErr w:type="spellEnd"/>
      <w:r w:rsidRPr="00DA466F">
        <w:t xml:space="preserve"> + </w:t>
      </w:r>
      <w:proofErr w:type="spellStart"/>
      <w:r w:rsidRPr="00DA466F">
        <w:t>로컬코딩모델</w:t>
      </w:r>
      <w:proofErr w:type="spellEnd"/>
      <w:r w:rsidRPr="00DA466F">
        <w:t>)*까지 확장한다.</w:t>
      </w:r>
    </w:p>
    <w:p w14:paraId="1460609B" w14:textId="77777777" w:rsidR="00DA466F" w:rsidRPr="00DA466F" w:rsidRDefault="00DA466F" w:rsidP="00DA466F">
      <w:r w:rsidRPr="00DA466F">
        <w:pict w14:anchorId="0A4BA1FF">
          <v:rect id="_x0000_i1145" style="width:0;height:1.5pt" o:hralign="center" o:hrstd="t" o:hr="t" fillcolor="#a0a0a0" stroked="f"/>
        </w:pict>
      </w:r>
    </w:p>
    <w:p w14:paraId="5066CA30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0. 범위·가정·</w:t>
      </w:r>
      <w:proofErr w:type="spellStart"/>
      <w:r w:rsidRPr="00DA466F">
        <w:rPr>
          <w:b/>
          <w:bCs/>
        </w:rPr>
        <w:t>비범위</w:t>
      </w:r>
      <w:proofErr w:type="spellEnd"/>
    </w:p>
    <w:p w14:paraId="12676FE7" w14:textId="77777777" w:rsidR="00DA466F" w:rsidRPr="00DA466F" w:rsidRDefault="00DA466F" w:rsidP="00DA466F">
      <w:pPr>
        <w:numPr>
          <w:ilvl w:val="0"/>
          <w:numId w:val="1"/>
        </w:numPr>
      </w:pPr>
      <w:r w:rsidRPr="00DA466F">
        <w:rPr>
          <w:b/>
          <w:bCs/>
        </w:rPr>
        <w:t>범위</w:t>
      </w:r>
      <w:r w:rsidRPr="00DA466F">
        <w:t xml:space="preserve">: 대화형/질의응답형 UI, 모델 프록시, </w:t>
      </w:r>
      <w:proofErr w:type="spellStart"/>
      <w:r w:rsidRPr="00DA466F">
        <w:rPr>
          <w:b/>
          <w:bCs/>
        </w:rPr>
        <w:t>모델서빙</w:t>
      </w:r>
      <w:proofErr w:type="spellEnd"/>
      <w:r w:rsidRPr="00DA466F">
        <w:rPr>
          <w:b/>
          <w:bCs/>
        </w:rPr>
        <w:t xml:space="preserve"> 서버</w:t>
      </w:r>
      <w:r w:rsidRPr="00DA466F">
        <w:t xml:space="preserve">, 오케스트레이션, 로깅/감사, </w:t>
      </w:r>
      <w:proofErr w:type="spellStart"/>
      <w:r w:rsidRPr="00DA466F">
        <w:t>코드에이전트</w:t>
      </w:r>
      <w:proofErr w:type="spellEnd"/>
      <w:r w:rsidRPr="00DA466F">
        <w:t>(</w:t>
      </w:r>
      <w:proofErr w:type="spellStart"/>
      <w:r w:rsidRPr="00DA466F">
        <w:t>바이브코딩</w:t>
      </w:r>
      <w:proofErr w:type="spellEnd"/>
      <w:r w:rsidRPr="00DA466F">
        <w:t>).</w:t>
      </w:r>
    </w:p>
    <w:p w14:paraId="253CA9F1" w14:textId="77777777" w:rsidR="00DA466F" w:rsidRPr="00DA466F" w:rsidRDefault="00DA466F" w:rsidP="00DA466F">
      <w:pPr>
        <w:numPr>
          <w:ilvl w:val="0"/>
          <w:numId w:val="1"/>
        </w:numPr>
      </w:pPr>
      <w:r w:rsidRPr="00DA466F">
        <w:rPr>
          <w:b/>
          <w:bCs/>
        </w:rPr>
        <w:t>가정</w:t>
      </w:r>
      <w:r w:rsidRPr="00DA466F">
        <w:t xml:space="preserve">: 인터넷 차단 또는 제한, USB/사내 레지스트리로 </w:t>
      </w:r>
      <w:proofErr w:type="spellStart"/>
      <w:r w:rsidRPr="00DA466F">
        <w:t>아티팩트</w:t>
      </w:r>
      <w:proofErr w:type="spellEnd"/>
      <w:r w:rsidRPr="00DA466F">
        <w:t xml:space="preserve"> 반입, 중앙 인증(SSO) 또는 로컬 계정 병행.</w:t>
      </w:r>
    </w:p>
    <w:p w14:paraId="23503ECC" w14:textId="77777777" w:rsidR="00DA466F" w:rsidRPr="00DA466F" w:rsidRDefault="00DA466F" w:rsidP="00DA466F">
      <w:pPr>
        <w:numPr>
          <w:ilvl w:val="0"/>
          <w:numId w:val="1"/>
        </w:numPr>
      </w:pPr>
      <w:proofErr w:type="spellStart"/>
      <w:r w:rsidRPr="00DA466F">
        <w:rPr>
          <w:b/>
          <w:bCs/>
        </w:rPr>
        <w:t>비범위</w:t>
      </w:r>
      <w:proofErr w:type="spellEnd"/>
      <w:r w:rsidRPr="00DA466F">
        <w:t xml:space="preserve">: 퍼블릭 클라우드 API 사용, </w:t>
      </w:r>
      <w:proofErr w:type="spellStart"/>
      <w:r w:rsidRPr="00DA466F">
        <w:t>멀티테넌트</w:t>
      </w:r>
      <w:proofErr w:type="spellEnd"/>
      <w:r w:rsidRPr="00DA466F">
        <w:t xml:space="preserve"> 외부 사용자.</w:t>
      </w:r>
    </w:p>
    <w:p w14:paraId="5885CD15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1. 참조 아키텍처</w:t>
      </w:r>
    </w:p>
    <w:p w14:paraId="20198894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 xml:space="preserve">1.1 단계 1: </w:t>
      </w:r>
      <w:proofErr w:type="spellStart"/>
      <w:r w:rsidRPr="00DA466F">
        <w:rPr>
          <w:b/>
          <w:bCs/>
        </w:rPr>
        <w:t>폐쇄망</w:t>
      </w:r>
      <w:proofErr w:type="spellEnd"/>
      <w:r w:rsidRPr="00DA466F">
        <w:rPr>
          <w:b/>
          <w:bCs/>
        </w:rPr>
        <w:t xml:space="preserve"> LLM 서비스</w:t>
      </w:r>
    </w:p>
    <w:p w14:paraId="0E996977" w14:textId="77777777" w:rsidR="00DA466F" w:rsidRPr="00DA466F" w:rsidRDefault="00DA466F" w:rsidP="00DA466F">
      <w:pPr>
        <w:numPr>
          <w:ilvl w:val="0"/>
          <w:numId w:val="2"/>
        </w:numPr>
      </w:pPr>
      <w:r w:rsidRPr="00DA466F">
        <w:rPr>
          <w:b/>
          <w:bCs/>
        </w:rPr>
        <w:t>UI</w:t>
      </w:r>
      <w:r w:rsidRPr="00DA466F">
        <w:t xml:space="preserve">: </w:t>
      </w:r>
      <w:proofErr w:type="spellStart"/>
      <w:r w:rsidRPr="00DA466F">
        <w:t>OpenWebUI</w:t>
      </w:r>
      <w:proofErr w:type="spellEnd"/>
      <w:r w:rsidRPr="00DA466F">
        <w:t>(워크스페이스/프로젝트 단위 권한)</w:t>
      </w:r>
    </w:p>
    <w:p w14:paraId="2E6FA996" w14:textId="77777777" w:rsidR="00DA466F" w:rsidRPr="00DA466F" w:rsidRDefault="00DA466F" w:rsidP="00DA466F">
      <w:pPr>
        <w:numPr>
          <w:ilvl w:val="0"/>
          <w:numId w:val="2"/>
        </w:numPr>
      </w:pPr>
      <w:r w:rsidRPr="00DA466F">
        <w:rPr>
          <w:b/>
          <w:bCs/>
        </w:rPr>
        <w:t>모델 프록시</w:t>
      </w:r>
      <w:r w:rsidRPr="00DA466F">
        <w:t xml:space="preserve">: </w:t>
      </w:r>
      <w:proofErr w:type="spellStart"/>
      <w:r w:rsidRPr="00DA466F">
        <w:t>LiteLLM</w:t>
      </w:r>
      <w:proofErr w:type="spellEnd"/>
      <w:r w:rsidRPr="00DA466F">
        <w:t>(라우팅·쿼터·</w:t>
      </w:r>
      <w:proofErr w:type="spellStart"/>
      <w:r w:rsidRPr="00DA466F">
        <w:t>레이트리밋</w:t>
      </w:r>
      <w:proofErr w:type="spellEnd"/>
      <w:r w:rsidRPr="00DA466F">
        <w:t>·감사)</w:t>
      </w:r>
    </w:p>
    <w:p w14:paraId="0CC9B18B" w14:textId="77777777" w:rsidR="00DA466F" w:rsidRPr="00DA466F" w:rsidRDefault="00DA466F" w:rsidP="00DA466F">
      <w:pPr>
        <w:numPr>
          <w:ilvl w:val="0"/>
          <w:numId w:val="2"/>
        </w:numPr>
      </w:pPr>
      <w:proofErr w:type="spellStart"/>
      <w:r w:rsidRPr="00DA466F">
        <w:rPr>
          <w:b/>
          <w:bCs/>
        </w:rPr>
        <w:t>모델서빙</w:t>
      </w:r>
      <w:proofErr w:type="spellEnd"/>
      <w:r w:rsidRPr="00DA466F">
        <w:t xml:space="preserve">: </w:t>
      </w:r>
      <w:proofErr w:type="spellStart"/>
      <w:r w:rsidRPr="00DA466F">
        <w:t>vLLM</w:t>
      </w:r>
      <w:proofErr w:type="spellEnd"/>
      <w:r w:rsidRPr="00DA466F">
        <w:t>(로컬 모델: Gemma3 27B, Qwen2.5/</w:t>
      </w:r>
      <w:proofErr w:type="spellStart"/>
      <w:r w:rsidRPr="00DA466F">
        <w:t>QwenCode</w:t>
      </w:r>
      <w:proofErr w:type="spellEnd"/>
      <w:r w:rsidRPr="00DA466F">
        <w:t xml:space="preserve"> 등)</w:t>
      </w:r>
    </w:p>
    <w:p w14:paraId="30ACD100" w14:textId="77777777" w:rsidR="00DA466F" w:rsidRPr="00DA466F" w:rsidRDefault="00DA466F" w:rsidP="00DA466F">
      <w:pPr>
        <w:numPr>
          <w:ilvl w:val="0"/>
          <w:numId w:val="2"/>
        </w:numPr>
      </w:pPr>
      <w:r w:rsidRPr="00DA466F">
        <w:rPr>
          <w:b/>
          <w:bCs/>
        </w:rPr>
        <w:t>오케스트레이션</w:t>
      </w:r>
      <w:r w:rsidRPr="00DA466F">
        <w:t>: n8n(전·후처리, 가드레일, 로그 수집)</w:t>
      </w:r>
    </w:p>
    <w:p w14:paraId="70DACCFB" w14:textId="77777777" w:rsidR="00DA466F" w:rsidRPr="00DA466F" w:rsidRDefault="00DA466F" w:rsidP="00DA466F">
      <w:pPr>
        <w:numPr>
          <w:ilvl w:val="0"/>
          <w:numId w:val="2"/>
        </w:numPr>
      </w:pPr>
      <w:r w:rsidRPr="00DA466F">
        <w:rPr>
          <w:b/>
          <w:bCs/>
        </w:rPr>
        <w:t>저장</w:t>
      </w:r>
      <w:r w:rsidRPr="00DA466F">
        <w:t>: 로그/</w:t>
      </w:r>
      <w:proofErr w:type="spellStart"/>
      <w:r w:rsidRPr="00DA466F">
        <w:t>메트릭</w:t>
      </w:r>
      <w:proofErr w:type="spellEnd"/>
      <w:r w:rsidRPr="00DA466F">
        <w:t>(ES/</w:t>
      </w:r>
      <w:proofErr w:type="spellStart"/>
      <w:r w:rsidRPr="00DA466F">
        <w:t>ClickHouse</w:t>
      </w:r>
      <w:proofErr w:type="spellEnd"/>
      <w:r w:rsidRPr="00DA466F">
        <w:t xml:space="preserve"> 등), 정책/메타(PostgreSQL)</w:t>
      </w:r>
    </w:p>
    <w:p w14:paraId="14F6AD2D" w14:textId="77777777" w:rsidR="00DA466F" w:rsidRPr="00DA466F" w:rsidRDefault="00DA466F" w:rsidP="00DA466F">
      <w:pPr>
        <w:numPr>
          <w:ilvl w:val="0"/>
          <w:numId w:val="2"/>
        </w:numPr>
      </w:pPr>
      <w:r w:rsidRPr="00DA466F">
        <w:rPr>
          <w:b/>
          <w:bCs/>
        </w:rPr>
        <w:t>RAG(옵션)</w:t>
      </w:r>
      <w:r w:rsidRPr="00DA466F">
        <w:t xml:space="preserve">: </w:t>
      </w:r>
      <w:proofErr w:type="spellStart"/>
      <w:r w:rsidRPr="00DA466F">
        <w:t>임베딩</w:t>
      </w:r>
      <w:proofErr w:type="spellEnd"/>
      <w:r w:rsidRPr="00DA466F">
        <w:t xml:space="preserve">(한국어 특화) + </w:t>
      </w:r>
      <w:proofErr w:type="spellStart"/>
      <w:r w:rsidRPr="00DA466F">
        <w:t>pgvector</w:t>
      </w:r>
      <w:proofErr w:type="spellEnd"/>
      <w:r w:rsidRPr="00DA466F">
        <w:t>(</w:t>
      </w:r>
      <w:proofErr w:type="spellStart"/>
      <w:r w:rsidRPr="00DA466F">
        <w:t>Supabase</w:t>
      </w:r>
      <w:proofErr w:type="spellEnd"/>
      <w:r w:rsidRPr="00DA466F">
        <w:t xml:space="preserve"> 호환 배포)</w:t>
      </w:r>
    </w:p>
    <w:p w14:paraId="565E51B7" w14:textId="77777777" w:rsidR="00DA466F" w:rsidRPr="00DA466F" w:rsidRDefault="00DA466F" w:rsidP="00DA466F">
      <w:r w:rsidRPr="00DA466F">
        <w:rPr>
          <w:b/>
          <w:bCs/>
        </w:rPr>
        <w:t>요청 흐름</w:t>
      </w:r>
    </w:p>
    <w:p w14:paraId="7B71C66C" w14:textId="77777777" w:rsidR="00DA466F" w:rsidRPr="00DA466F" w:rsidRDefault="00DA466F" w:rsidP="00DA466F">
      <w:proofErr w:type="spellStart"/>
      <w:r w:rsidRPr="00DA466F">
        <w:t>OpenWebUI</w:t>
      </w:r>
      <w:proofErr w:type="spellEnd"/>
      <w:r w:rsidRPr="00DA466F">
        <w:t xml:space="preserve"> → </w:t>
      </w:r>
      <w:proofErr w:type="spellStart"/>
      <w:r w:rsidRPr="00DA466F">
        <w:t>LiteLLM</w:t>
      </w:r>
      <w:proofErr w:type="spellEnd"/>
      <w:r w:rsidRPr="00DA466F">
        <w:t xml:space="preserve">(정책/라우팅) → n8n 필터(PII/비밀 제거) → </w:t>
      </w:r>
      <w:proofErr w:type="spellStart"/>
      <w:r w:rsidRPr="00DA466F">
        <w:t>vLLM</w:t>
      </w:r>
      <w:proofErr w:type="spellEnd"/>
      <w:r w:rsidRPr="00DA466F">
        <w:t xml:space="preserve"> </w:t>
      </w:r>
      <w:proofErr w:type="spellStart"/>
      <w:r w:rsidRPr="00DA466F">
        <w:t>모델서빙</w:t>
      </w:r>
      <w:proofErr w:type="spellEnd"/>
      <w:r w:rsidRPr="00DA466F">
        <w:t xml:space="preserve"> → n8n 후처리(출처/</w:t>
      </w:r>
      <w:proofErr w:type="spellStart"/>
      <w:r w:rsidRPr="00DA466F">
        <w:t>라벨링</w:t>
      </w:r>
      <w:proofErr w:type="spellEnd"/>
      <w:r w:rsidRPr="00DA466F">
        <w:t>) → 응답 + 로그/비용 기록</w:t>
      </w:r>
    </w:p>
    <w:p w14:paraId="56D6217B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 xml:space="preserve">1.2 단계 2: </w:t>
      </w:r>
      <w:proofErr w:type="spellStart"/>
      <w:r w:rsidRPr="00DA466F">
        <w:rPr>
          <w:b/>
          <w:bCs/>
        </w:rPr>
        <w:t>바이브코딩</w:t>
      </w:r>
      <w:proofErr w:type="spellEnd"/>
      <w:r w:rsidRPr="00DA466F">
        <w:rPr>
          <w:b/>
          <w:bCs/>
        </w:rPr>
        <w:t xml:space="preserve"> 환경</w:t>
      </w:r>
    </w:p>
    <w:p w14:paraId="6FCF5C73" w14:textId="77777777" w:rsidR="00DA466F" w:rsidRPr="00DA466F" w:rsidRDefault="00DA466F" w:rsidP="00DA466F">
      <w:pPr>
        <w:numPr>
          <w:ilvl w:val="0"/>
          <w:numId w:val="3"/>
        </w:numPr>
      </w:pPr>
      <w:r w:rsidRPr="00DA466F">
        <w:rPr>
          <w:b/>
          <w:bCs/>
        </w:rPr>
        <w:t>개발 도구</w:t>
      </w:r>
      <w:r w:rsidRPr="00DA466F">
        <w:t xml:space="preserve">: </w:t>
      </w:r>
      <w:proofErr w:type="spellStart"/>
      <w:r w:rsidRPr="00DA466F">
        <w:t>VSCode</w:t>
      </w:r>
      <w:proofErr w:type="spellEnd"/>
      <w:r w:rsidRPr="00DA466F">
        <w:t xml:space="preserve"> + (Cline </w:t>
      </w:r>
      <w:r w:rsidRPr="00DA466F">
        <w:rPr>
          <w:i/>
          <w:iCs/>
        </w:rPr>
        <w:t>또는</w:t>
      </w:r>
      <w:r w:rsidRPr="00DA466F">
        <w:t xml:space="preserve"> </w:t>
      </w:r>
      <w:proofErr w:type="spellStart"/>
      <w:r w:rsidRPr="00DA466F">
        <w:t>RooCode</w:t>
      </w:r>
      <w:proofErr w:type="spellEnd"/>
      <w:r w:rsidRPr="00DA466F">
        <w:t>)</w:t>
      </w:r>
    </w:p>
    <w:p w14:paraId="011A8FC8" w14:textId="77777777" w:rsidR="00DA466F" w:rsidRPr="00DA466F" w:rsidRDefault="00DA466F" w:rsidP="00DA466F">
      <w:pPr>
        <w:numPr>
          <w:ilvl w:val="0"/>
          <w:numId w:val="3"/>
        </w:numPr>
      </w:pPr>
      <w:r w:rsidRPr="00DA466F">
        <w:rPr>
          <w:b/>
          <w:bCs/>
        </w:rPr>
        <w:t>모델</w:t>
      </w:r>
      <w:r w:rsidRPr="00DA466F">
        <w:t xml:space="preserve">: Gemma3 27B-Instruct, </w:t>
      </w:r>
      <w:proofErr w:type="spellStart"/>
      <w:r w:rsidRPr="00DA466F">
        <w:t>QwenCode</w:t>
      </w:r>
      <w:proofErr w:type="spellEnd"/>
      <w:r w:rsidRPr="00DA466F">
        <w:t xml:space="preserve"> 계열(로컬/</w:t>
      </w:r>
      <w:proofErr w:type="spellStart"/>
      <w:r w:rsidRPr="00DA466F">
        <w:t>vLLM</w:t>
      </w:r>
      <w:proofErr w:type="spellEnd"/>
      <w:r w:rsidRPr="00DA466F">
        <w:t>)</w:t>
      </w:r>
    </w:p>
    <w:p w14:paraId="730AA3A0" w14:textId="77777777" w:rsidR="00DA466F" w:rsidRPr="00DA466F" w:rsidRDefault="00DA466F" w:rsidP="00DA466F">
      <w:pPr>
        <w:numPr>
          <w:ilvl w:val="0"/>
          <w:numId w:val="3"/>
        </w:numPr>
      </w:pPr>
      <w:r w:rsidRPr="00DA466F">
        <w:rPr>
          <w:b/>
          <w:bCs/>
        </w:rPr>
        <w:t>실행 보호</w:t>
      </w:r>
      <w:r w:rsidRPr="00DA466F">
        <w:t xml:space="preserve">: </w:t>
      </w:r>
      <w:proofErr w:type="spellStart"/>
      <w:r w:rsidRPr="00DA466F">
        <w:t>샌드박스</w:t>
      </w:r>
      <w:proofErr w:type="spellEnd"/>
      <w:r w:rsidRPr="00DA466F">
        <w:t>(컨테이너/</w:t>
      </w:r>
      <w:proofErr w:type="spellStart"/>
      <w:r w:rsidRPr="00DA466F">
        <w:t>Devcontainer</w:t>
      </w:r>
      <w:proofErr w:type="spellEnd"/>
      <w:r w:rsidRPr="00DA466F">
        <w:t>), 읽기우선 모드, PR 생성 중심 워크플로우</w:t>
      </w:r>
    </w:p>
    <w:p w14:paraId="7A342543" w14:textId="77777777" w:rsidR="00DA466F" w:rsidRPr="00DA466F" w:rsidRDefault="00DA466F" w:rsidP="00DA466F">
      <w:pPr>
        <w:numPr>
          <w:ilvl w:val="0"/>
          <w:numId w:val="3"/>
        </w:numPr>
      </w:pPr>
      <w:r w:rsidRPr="00DA466F">
        <w:rPr>
          <w:b/>
          <w:bCs/>
        </w:rPr>
        <w:lastRenderedPageBreak/>
        <w:t>감사</w:t>
      </w:r>
      <w:r w:rsidRPr="00DA466F">
        <w:t>: 에이전트 명령·파일변경 diff·터미널 실행 로그 수집/서명</w:t>
      </w:r>
    </w:p>
    <w:p w14:paraId="3D86758C" w14:textId="77777777" w:rsidR="00DA466F" w:rsidRPr="00DA466F" w:rsidRDefault="00DA466F" w:rsidP="00DA466F">
      <w:r w:rsidRPr="00DA466F">
        <w:pict w14:anchorId="12927A39">
          <v:rect id="_x0000_i1146" style="width:0;height:1.5pt" o:hralign="center" o:hrstd="t" o:hr="t" fillcolor="#a0a0a0" stroked="f"/>
        </w:pict>
      </w:r>
    </w:p>
    <w:p w14:paraId="6A585F96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2. 거버넌스 원칙(PRISM)</w:t>
      </w:r>
    </w:p>
    <w:p w14:paraId="5B57F4A0" w14:textId="77777777" w:rsidR="00DA466F" w:rsidRPr="00DA466F" w:rsidRDefault="00DA466F" w:rsidP="00DA466F">
      <w:pPr>
        <w:numPr>
          <w:ilvl w:val="0"/>
          <w:numId w:val="4"/>
        </w:numPr>
      </w:pPr>
      <w:r w:rsidRPr="00DA466F">
        <w:rPr>
          <w:b/>
          <w:bCs/>
        </w:rPr>
        <w:t>Privacy</w:t>
      </w:r>
      <w:r w:rsidRPr="00DA466F">
        <w:t xml:space="preserve">: PII/비밀 자동 </w:t>
      </w:r>
      <w:proofErr w:type="spellStart"/>
      <w:r w:rsidRPr="00DA466F">
        <w:t>마스킹</w:t>
      </w:r>
      <w:proofErr w:type="spellEnd"/>
      <w:r w:rsidRPr="00DA466F">
        <w:t>·차단(입·출력).</w:t>
      </w:r>
    </w:p>
    <w:p w14:paraId="585096FC" w14:textId="77777777" w:rsidR="00DA466F" w:rsidRPr="00DA466F" w:rsidRDefault="00DA466F" w:rsidP="00DA466F">
      <w:pPr>
        <w:numPr>
          <w:ilvl w:val="0"/>
          <w:numId w:val="4"/>
        </w:numPr>
      </w:pPr>
      <w:r w:rsidRPr="00DA466F">
        <w:rPr>
          <w:b/>
          <w:bCs/>
        </w:rPr>
        <w:t>Risk-first</w:t>
      </w:r>
      <w:r w:rsidRPr="00DA466F">
        <w:t>: 모델/파이프라인 변경 전 사전 위험평가.</w:t>
      </w:r>
    </w:p>
    <w:p w14:paraId="26BD1ADD" w14:textId="77777777" w:rsidR="00DA466F" w:rsidRPr="00DA466F" w:rsidRDefault="00DA466F" w:rsidP="00DA466F">
      <w:pPr>
        <w:numPr>
          <w:ilvl w:val="0"/>
          <w:numId w:val="4"/>
        </w:numPr>
      </w:pPr>
      <w:r w:rsidRPr="00DA466F">
        <w:rPr>
          <w:b/>
          <w:bCs/>
        </w:rPr>
        <w:t>Integrity</w:t>
      </w:r>
      <w:r w:rsidRPr="00DA466F">
        <w:t>: 소스·모델·정책 버전 고정, 변경 이력.</w:t>
      </w:r>
    </w:p>
    <w:p w14:paraId="3FBC578B" w14:textId="77777777" w:rsidR="00DA466F" w:rsidRPr="00DA466F" w:rsidRDefault="00DA466F" w:rsidP="00DA466F">
      <w:pPr>
        <w:numPr>
          <w:ilvl w:val="0"/>
          <w:numId w:val="4"/>
        </w:numPr>
      </w:pPr>
      <w:r w:rsidRPr="00DA466F">
        <w:rPr>
          <w:b/>
          <w:bCs/>
        </w:rPr>
        <w:t>Security</w:t>
      </w:r>
      <w:r w:rsidRPr="00DA466F">
        <w:t xml:space="preserve">: 최소권한·네트워크 분리·서명된 </w:t>
      </w:r>
      <w:proofErr w:type="spellStart"/>
      <w:r w:rsidRPr="00DA466F">
        <w:t>아티팩트</w:t>
      </w:r>
      <w:proofErr w:type="spellEnd"/>
      <w:r w:rsidRPr="00DA466F">
        <w:t xml:space="preserve"> 반입.</w:t>
      </w:r>
    </w:p>
    <w:p w14:paraId="37773F5F" w14:textId="77777777" w:rsidR="00DA466F" w:rsidRPr="00DA466F" w:rsidRDefault="00DA466F" w:rsidP="00DA466F">
      <w:pPr>
        <w:numPr>
          <w:ilvl w:val="0"/>
          <w:numId w:val="4"/>
        </w:numPr>
      </w:pPr>
      <w:r w:rsidRPr="00DA466F">
        <w:rPr>
          <w:b/>
          <w:bCs/>
        </w:rPr>
        <w:t>Measurability</w:t>
      </w:r>
      <w:r w:rsidRPr="00DA466F">
        <w:t>: 품질/비용/보안 로그 일관 수집.</w:t>
      </w:r>
    </w:p>
    <w:p w14:paraId="74C6EB1D" w14:textId="77777777" w:rsidR="00DA466F" w:rsidRPr="00DA466F" w:rsidRDefault="00DA466F" w:rsidP="00DA466F">
      <w:r w:rsidRPr="00DA466F">
        <w:pict w14:anchorId="1867943B">
          <v:rect id="_x0000_i1147" style="width:0;height:1.5pt" o:hralign="center" o:hrstd="t" o:hr="t" fillcolor="#a0a0a0" stroked="f"/>
        </w:pict>
      </w:r>
    </w:p>
    <w:p w14:paraId="0E369BF1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3. 정책(요약)</w:t>
      </w:r>
    </w:p>
    <w:p w14:paraId="60092F4F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3.1 수용 가능한 사용(AUP)</w:t>
      </w:r>
    </w:p>
    <w:p w14:paraId="5B68E3D5" w14:textId="77777777" w:rsidR="00DA466F" w:rsidRPr="00DA466F" w:rsidRDefault="00DA466F" w:rsidP="00DA466F">
      <w:pPr>
        <w:numPr>
          <w:ilvl w:val="0"/>
          <w:numId w:val="5"/>
        </w:numPr>
      </w:pPr>
      <w:r w:rsidRPr="00DA466F">
        <w:t xml:space="preserve">주민번호/계좌/비밀번호/액세스 토큰 등 </w:t>
      </w:r>
      <w:r w:rsidRPr="00DA466F">
        <w:rPr>
          <w:b/>
          <w:bCs/>
        </w:rPr>
        <w:t>입력 금지</w:t>
      </w:r>
      <w:r w:rsidRPr="00DA466F">
        <w:t>, 감지 시 차단.</w:t>
      </w:r>
    </w:p>
    <w:p w14:paraId="61F93F10" w14:textId="77777777" w:rsidR="00DA466F" w:rsidRPr="00DA466F" w:rsidRDefault="00DA466F" w:rsidP="00DA466F">
      <w:pPr>
        <w:numPr>
          <w:ilvl w:val="0"/>
          <w:numId w:val="5"/>
        </w:numPr>
      </w:pPr>
      <w:r w:rsidRPr="00DA466F">
        <w:t xml:space="preserve">소스코드 업로드는 사전 승인 </w:t>
      </w:r>
      <w:proofErr w:type="spellStart"/>
      <w:r w:rsidRPr="00DA466F">
        <w:t>리포지토리</w:t>
      </w:r>
      <w:proofErr w:type="spellEnd"/>
      <w:r w:rsidRPr="00DA466F">
        <w:t>·경로만 허용.</w:t>
      </w:r>
    </w:p>
    <w:p w14:paraId="31F53D1A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3.2 데이터 분류·메타</w:t>
      </w:r>
    </w:p>
    <w:p w14:paraId="2835E4B1" w14:textId="77777777" w:rsidR="00DA466F" w:rsidRPr="00DA466F" w:rsidRDefault="00DA466F" w:rsidP="00DA466F">
      <w:pPr>
        <w:numPr>
          <w:ilvl w:val="0"/>
          <w:numId w:val="6"/>
        </w:numPr>
      </w:pPr>
      <w:r w:rsidRPr="00DA466F">
        <w:t xml:space="preserve">등급: </w:t>
      </w:r>
      <w:proofErr w:type="gramStart"/>
      <w:r w:rsidRPr="00DA466F">
        <w:t>Public /</w:t>
      </w:r>
      <w:proofErr w:type="gramEnd"/>
      <w:r w:rsidRPr="00DA466F">
        <w:t xml:space="preserve"> </w:t>
      </w:r>
      <w:proofErr w:type="gramStart"/>
      <w:r w:rsidRPr="00DA466F">
        <w:t>Internal /</w:t>
      </w:r>
      <w:proofErr w:type="gramEnd"/>
      <w:r w:rsidRPr="00DA466F">
        <w:t xml:space="preserve"> </w:t>
      </w:r>
      <w:proofErr w:type="gramStart"/>
      <w:r w:rsidRPr="00DA466F">
        <w:t>Confidential /</w:t>
      </w:r>
      <w:proofErr w:type="gramEnd"/>
      <w:r w:rsidRPr="00DA466F">
        <w:t xml:space="preserve"> Restricted(PII/법규)</w:t>
      </w:r>
    </w:p>
    <w:p w14:paraId="36931066" w14:textId="77777777" w:rsidR="00DA466F" w:rsidRPr="00DA466F" w:rsidRDefault="00DA466F" w:rsidP="00DA466F">
      <w:pPr>
        <w:numPr>
          <w:ilvl w:val="0"/>
          <w:numId w:val="6"/>
        </w:numPr>
      </w:pPr>
      <w:r w:rsidRPr="00DA466F">
        <w:t xml:space="preserve">메타 필수: owner, </w:t>
      </w:r>
      <w:proofErr w:type="spellStart"/>
      <w:r w:rsidRPr="00DA466F">
        <w:t>data_class</w:t>
      </w:r>
      <w:proofErr w:type="spellEnd"/>
      <w:r w:rsidRPr="00DA466F">
        <w:t xml:space="preserve">, retention, </w:t>
      </w:r>
      <w:proofErr w:type="spellStart"/>
      <w:r w:rsidRPr="00DA466F">
        <w:t>legal_basis</w:t>
      </w:r>
      <w:proofErr w:type="spellEnd"/>
      <w:r w:rsidRPr="00DA466F">
        <w:t xml:space="preserve">, </w:t>
      </w:r>
      <w:proofErr w:type="spellStart"/>
      <w:r w:rsidRPr="00DA466F">
        <w:t>source_id</w:t>
      </w:r>
      <w:proofErr w:type="spellEnd"/>
    </w:p>
    <w:p w14:paraId="42E8F870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3.3 모델 생명주기(</w:t>
      </w:r>
      <w:proofErr w:type="spellStart"/>
      <w:r w:rsidRPr="00DA466F">
        <w:rPr>
          <w:b/>
          <w:bCs/>
        </w:rPr>
        <w:t>온보딩</w:t>
      </w:r>
      <w:proofErr w:type="spellEnd"/>
      <w:r w:rsidRPr="00DA466F">
        <w:rPr>
          <w:b/>
          <w:bCs/>
        </w:rPr>
        <w:t>→운영→폐기)</w:t>
      </w:r>
    </w:p>
    <w:p w14:paraId="7E8FC34A" w14:textId="77777777" w:rsidR="00DA466F" w:rsidRPr="00DA466F" w:rsidRDefault="00DA466F" w:rsidP="00DA466F">
      <w:pPr>
        <w:numPr>
          <w:ilvl w:val="0"/>
          <w:numId w:val="7"/>
        </w:numPr>
      </w:pPr>
      <w:proofErr w:type="spellStart"/>
      <w:r w:rsidRPr="00DA466F">
        <w:t>온보딩</w:t>
      </w:r>
      <w:proofErr w:type="spellEnd"/>
      <w:r w:rsidRPr="00DA466F">
        <w:t xml:space="preserve">: 모델 카드 → 보안·법무 리뷰 → </w:t>
      </w:r>
      <w:proofErr w:type="spellStart"/>
      <w:r w:rsidRPr="00DA466F">
        <w:t>샌드박스</w:t>
      </w:r>
      <w:proofErr w:type="spellEnd"/>
      <w:r w:rsidRPr="00DA466F">
        <w:t xml:space="preserve"> 평가 → 승인</w:t>
      </w:r>
    </w:p>
    <w:p w14:paraId="6C43EF95" w14:textId="77777777" w:rsidR="00DA466F" w:rsidRPr="00DA466F" w:rsidRDefault="00DA466F" w:rsidP="00DA466F">
      <w:pPr>
        <w:numPr>
          <w:ilvl w:val="0"/>
          <w:numId w:val="7"/>
        </w:numPr>
      </w:pPr>
      <w:r w:rsidRPr="00DA466F">
        <w:t>운영: SLO(지연/정확도/</w:t>
      </w:r>
      <w:proofErr w:type="spellStart"/>
      <w:r w:rsidRPr="00DA466F">
        <w:t>환각률</w:t>
      </w:r>
      <w:proofErr w:type="spellEnd"/>
      <w:r w:rsidRPr="00DA466F">
        <w:t>) 모니터링·월간 리포트</w:t>
      </w:r>
    </w:p>
    <w:p w14:paraId="054B1128" w14:textId="77777777" w:rsidR="00DA466F" w:rsidRPr="00DA466F" w:rsidRDefault="00DA466F" w:rsidP="00DA466F">
      <w:pPr>
        <w:numPr>
          <w:ilvl w:val="0"/>
          <w:numId w:val="7"/>
        </w:numPr>
      </w:pPr>
      <w:r w:rsidRPr="00DA466F">
        <w:t>폐기: 토큰 비활성·</w:t>
      </w:r>
      <w:proofErr w:type="spellStart"/>
      <w:r w:rsidRPr="00DA466F">
        <w:t>아티팩트</w:t>
      </w:r>
      <w:proofErr w:type="spellEnd"/>
      <w:r w:rsidRPr="00DA466F">
        <w:t xml:space="preserve"> 봉인·로그 보존</w:t>
      </w:r>
    </w:p>
    <w:p w14:paraId="2BDDDFE8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3.4 공급망/반입</w:t>
      </w:r>
    </w:p>
    <w:p w14:paraId="79E39FD8" w14:textId="77777777" w:rsidR="00DA466F" w:rsidRPr="00DA466F" w:rsidRDefault="00DA466F" w:rsidP="00DA466F">
      <w:pPr>
        <w:numPr>
          <w:ilvl w:val="0"/>
          <w:numId w:val="8"/>
        </w:numPr>
      </w:pPr>
      <w:r w:rsidRPr="00DA466F">
        <w:t>USB/레지스트리 반입 시 SHA-256 해시·SBOM 스캔·서명 검증.</w:t>
      </w:r>
    </w:p>
    <w:p w14:paraId="2C781622" w14:textId="77777777" w:rsidR="00DA466F" w:rsidRPr="00DA466F" w:rsidRDefault="00DA466F" w:rsidP="00DA466F">
      <w:pPr>
        <w:numPr>
          <w:ilvl w:val="0"/>
          <w:numId w:val="8"/>
        </w:numPr>
      </w:pPr>
      <w:r w:rsidRPr="00DA466F">
        <w:t>컨테이너 이미지: Private Registry, 태그+다이제스트 고정.</w:t>
      </w:r>
    </w:p>
    <w:p w14:paraId="15F5E926" w14:textId="77777777" w:rsidR="00DA466F" w:rsidRPr="00DA466F" w:rsidRDefault="00DA466F" w:rsidP="00DA466F">
      <w:r w:rsidRPr="00DA466F">
        <w:pict w14:anchorId="58AE65C3">
          <v:rect id="_x0000_i1148" style="width:0;height:1.5pt" o:hralign="center" o:hrstd="t" o:hr="t" fillcolor="#a0a0a0" stroked="f"/>
        </w:pict>
      </w:r>
    </w:p>
    <w:p w14:paraId="15FE25A2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4. 통제(Controls) 카탈로그</w:t>
      </w:r>
    </w:p>
    <w:p w14:paraId="51F66EA0" w14:textId="77777777" w:rsidR="00DA466F" w:rsidRPr="00DA466F" w:rsidRDefault="00DA466F" w:rsidP="00DA466F">
      <w:pPr>
        <w:numPr>
          <w:ilvl w:val="0"/>
          <w:numId w:val="9"/>
        </w:numPr>
      </w:pPr>
      <w:r w:rsidRPr="00DA466F">
        <w:rPr>
          <w:b/>
          <w:bCs/>
        </w:rPr>
        <w:lastRenderedPageBreak/>
        <w:t>접근제어</w:t>
      </w:r>
      <w:r w:rsidRPr="00DA466F">
        <w:t xml:space="preserve">: </w:t>
      </w:r>
      <w:proofErr w:type="spellStart"/>
      <w:r w:rsidRPr="00DA466F">
        <w:t>OpenWebUI</w:t>
      </w:r>
      <w:proofErr w:type="spellEnd"/>
      <w:r w:rsidRPr="00DA466F">
        <w:t xml:space="preserve"> 워크스페이스 RBAC, </w:t>
      </w:r>
      <w:proofErr w:type="spellStart"/>
      <w:r w:rsidRPr="00DA466F">
        <w:t>LiteLLM</w:t>
      </w:r>
      <w:proofErr w:type="spellEnd"/>
      <w:r w:rsidRPr="00DA466F">
        <w:t xml:space="preserve"> 프로젝트별 키, </w:t>
      </w:r>
      <w:proofErr w:type="spellStart"/>
      <w:r w:rsidRPr="00DA466F">
        <w:t>vLLM</w:t>
      </w:r>
      <w:proofErr w:type="spellEnd"/>
      <w:r w:rsidRPr="00DA466F">
        <w:t xml:space="preserve"> 노드 접근 방화벽.</w:t>
      </w:r>
    </w:p>
    <w:p w14:paraId="75FEC17F" w14:textId="77777777" w:rsidR="00DA466F" w:rsidRPr="00DA466F" w:rsidRDefault="00DA466F" w:rsidP="00DA466F">
      <w:pPr>
        <w:numPr>
          <w:ilvl w:val="0"/>
          <w:numId w:val="9"/>
        </w:numPr>
      </w:pPr>
      <w:r w:rsidRPr="00DA466F">
        <w:rPr>
          <w:b/>
          <w:bCs/>
        </w:rPr>
        <w:t>네트워크</w:t>
      </w:r>
      <w:r w:rsidRPr="00DA466F">
        <w:t xml:space="preserve">: egress 화이트리스트, </w:t>
      </w:r>
      <w:proofErr w:type="spellStart"/>
      <w:r w:rsidRPr="00DA466F">
        <w:t>공용망</w:t>
      </w:r>
      <w:proofErr w:type="spellEnd"/>
      <w:r w:rsidRPr="00DA466F">
        <w:t xml:space="preserve"> 차단, 레지스트리/라이선스 서버만 허용.</w:t>
      </w:r>
    </w:p>
    <w:p w14:paraId="49520904" w14:textId="77777777" w:rsidR="00DA466F" w:rsidRPr="00DA466F" w:rsidRDefault="00DA466F" w:rsidP="00DA466F">
      <w:pPr>
        <w:numPr>
          <w:ilvl w:val="0"/>
          <w:numId w:val="9"/>
        </w:numPr>
      </w:pPr>
      <w:r w:rsidRPr="00DA466F">
        <w:rPr>
          <w:b/>
          <w:bCs/>
        </w:rPr>
        <w:t>비밀관리</w:t>
      </w:r>
      <w:r w:rsidRPr="00DA466F">
        <w:t>: Vault/KMS, 주기 로테이션, 환경변수 주입 금지(파일/Agent 정책).</w:t>
      </w:r>
    </w:p>
    <w:p w14:paraId="6B30BD3C" w14:textId="77777777" w:rsidR="00DA466F" w:rsidRPr="00DA466F" w:rsidRDefault="00DA466F" w:rsidP="00DA466F">
      <w:pPr>
        <w:numPr>
          <w:ilvl w:val="0"/>
          <w:numId w:val="9"/>
        </w:numPr>
      </w:pPr>
      <w:r w:rsidRPr="00DA466F">
        <w:rPr>
          <w:b/>
          <w:bCs/>
        </w:rPr>
        <w:t>프롬프트 가드</w:t>
      </w:r>
      <w:r w:rsidRPr="00DA466F">
        <w:t xml:space="preserve">: </w:t>
      </w:r>
      <w:proofErr w:type="spellStart"/>
      <w:r w:rsidRPr="00DA466F">
        <w:t>금칙어</w:t>
      </w:r>
      <w:proofErr w:type="spellEnd"/>
      <w:r w:rsidRPr="00DA466F">
        <w:t xml:space="preserve">·패턴 필터, 토큰/길이 제한, 시스템 </w:t>
      </w:r>
      <w:proofErr w:type="spellStart"/>
      <w:r w:rsidRPr="00DA466F">
        <w:t>프로ンプ트</w:t>
      </w:r>
      <w:proofErr w:type="spellEnd"/>
      <w:r w:rsidRPr="00DA466F">
        <w:t xml:space="preserve"> 버전 관리.</w:t>
      </w:r>
    </w:p>
    <w:p w14:paraId="47D89E62" w14:textId="77777777" w:rsidR="00DA466F" w:rsidRPr="00DA466F" w:rsidRDefault="00DA466F" w:rsidP="00DA466F">
      <w:pPr>
        <w:numPr>
          <w:ilvl w:val="0"/>
          <w:numId w:val="9"/>
        </w:numPr>
      </w:pPr>
      <w:r w:rsidRPr="00DA466F">
        <w:rPr>
          <w:b/>
          <w:bCs/>
        </w:rPr>
        <w:t>출처/서명</w:t>
      </w:r>
      <w:r w:rsidRPr="00DA466F">
        <w:t xml:space="preserve">: 응답 provenance(문서ID, </w:t>
      </w:r>
      <w:proofErr w:type="spellStart"/>
      <w:r w:rsidRPr="00DA466F">
        <w:t>스니펫</w:t>
      </w:r>
      <w:proofErr w:type="spellEnd"/>
      <w:r w:rsidRPr="00DA466F">
        <w:t>, 모델/정책 버전) 표기.</w:t>
      </w:r>
    </w:p>
    <w:p w14:paraId="5C40EB8B" w14:textId="77777777" w:rsidR="00DA466F" w:rsidRPr="00DA466F" w:rsidRDefault="00DA466F" w:rsidP="00DA466F">
      <w:pPr>
        <w:numPr>
          <w:ilvl w:val="0"/>
          <w:numId w:val="9"/>
        </w:numPr>
      </w:pPr>
      <w:proofErr w:type="spellStart"/>
      <w:r w:rsidRPr="00DA466F">
        <w:rPr>
          <w:b/>
          <w:bCs/>
        </w:rPr>
        <w:t>관측성</w:t>
      </w:r>
      <w:proofErr w:type="spellEnd"/>
      <w:r w:rsidRPr="00DA466F">
        <w:t xml:space="preserve">: </w:t>
      </w:r>
      <w:proofErr w:type="spellStart"/>
      <w:r w:rsidRPr="00DA466F">
        <w:t>ts</w:t>
      </w:r>
      <w:proofErr w:type="spellEnd"/>
      <w:r w:rsidRPr="00DA466F">
        <w:t xml:space="preserve">, user, project, model, route, </w:t>
      </w:r>
      <w:proofErr w:type="spellStart"/>
      <w:r w:rsidRPr="00DA466F">
        <w:t>prompt_hash</w:t>
      </w:r>
      <w:proofErr w:type="spellEnd"/>
      <w:r w:rsidRPr="00DA466F">
        <w:t xml:space="preserve">, </w:t>
      </w:r>
      <w:proofErr w:type="spellStart"/>
      <w:r w:rsidRPr="00DA466F">
        <w:t>pii_flags</w:t>
      </w:r>
      <w:proofErr w:type="spellEnd"/>
      <w:r w:rsidRPr="00DA466F">
        <w:t xml:space="preserve">, tokens, latency, cost, decision, </w:t>
      </w:r>
      <w:proofErr w:type="spellStart"/>
      <w:r w:rsidRPr="00DA466F">
        <w:t>agent_cmds</w:t>
      </w:r>
      <w:proofErr w:type="spellEnd"/>
      <w:r w:rsidRPr="00DA466F">
        <w:t>[] 스키마.</w:t>
      </w:r>
    </w:p>
    <w:p w14:paraId="41991A73" w14:textId="77777777" w:rsidR="00DA466F" w:rsidRPr="00DA466F" w:rsidRDefault="00DA466F" w:rsidP="00DA466F">
      <w:pPr>
        <w:numPr>
          <w:ilvl w:val="0"/>
          <w:numId w:val="9"/>
        </w:numPr>
      </w:pPr>
      <w:r w:rsidRPr="00DA466F">
        <w:rPr>
          <w:b/>
          <w:bCs/>
        </w:rPr>
        <w:t>비용/성능</w:t>
      </w:r>
      <w:r w:rsidRPr="00DA466F">
        <w:t xml:space="preserve">: 사용량 한도, </w:t>
      </w:r>
      <w:proofErr w:type="spellStart"/>
      <w:r w:rsidRPr="00DA466F">
        <w:t>레이트리밋</w:t>
      </w:r>
      <w:proofErr w:type="spellEnd"/>
      <w:r w:rsidRPr="00DA466F">
        <w:t>, P95 지연·토큰/초 모니터링.</w:t>
      </w:r>
    </w:p>
    <w:p w14:paraId="29987749" w14:textId="77777777" w:rsidR="00DA466F" w:rsidRPr="00DA466F" w:rsidRDefault="00DA466F" w:rsidP="00DA466F">
      <w:r w:rsidRPr="00DA466F">
        <w:pict w14:anchorId="3582CADF">
          <v:rect id="_x0000_i1149" style="width:0;height:1.5pt" o:hralign="center" o:hrstd="t" o:hr="t" fillcolor="#a0a0a0" stroked="f"/>
        </w:pict>
      </w:r>
    </w:p>
    <w:p w14:paraId="5924E643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 xml:space="preserve">5. </w:t>
      </w:r>
      <w:proofErr w:type="spellStart"/>
      <w:r w:rsidRPr="00DA466F">
        <w:rPr>
          <w:b/>
          <w:bCs/>
        </w:rPr>
        <w:t>바이브코딩</w:t>
      </w:r>
      <w:proofErr w:type="spellEnd"/>
      <w:r w:rsidRPr="00DA466F">
        <w:rPr>
          <w:b/>
          <w:bCs/>
        </w:rPr>
        <w:t>(에이전트) 특화 정책</w:t>
      </w:r>
    </w:p>
    <w:p w14:paraId="77A281C3" w14:textId="77777777" w:rsidR="00DA466F" w:rsidRPr="00DA466F" w:rsidRDefault="00DA466F" w:rsidP="00DA466F">
      <w:pPr>
        <w:numPr>
          <w:ilvl w:val="0"/>
          <w:numId w:val="10"/>
        </w:numPr>
      </w:pPr>
      <w:r w:rsidRPr="00DA466F">
        <w:rPr>
          <w:b/>
          <w:bCs/>
        </w:rPr>
        <w:t>권한 기본값</w:t>
      </w:r>
      <w:r w:rsidRPr="00DA466F">
        <w:t xml:space="preserve">: 읽기 전용 → PR 생성만 허용(메인 </w:t>
      </w:r>
      <w:proofErr w:type="spellStart"/>
      <w:r w:rsidRPr="00DA466F">
        <w:t>브랜치</w:t>
      </w:r>
      <w:proofErr w:type="spellEnd"/>
      <w:r w:rsidRPr="00DA466F">
        <w:t xml:space="preserve"> 직접 푸시는 금지).</w:t>
      </w:r>
    </w:p>
    <w:p w14:paraId="3059057C" w14:textId="77777777" w:rsidR="00DA466F" w:rsidRPr="00DA466F" w:rsidRDefault="00DA466F" w:rsidP="00DA466F">
      <w:pPr>
        <w:numPr>
          <w:ilvl w:val="0"/>
          <w:numId w:val="10"/>
        </w:numPr>
      </w:pPr>
      <w:r w:rsidRPr="00DA466F">
        <w:rPr>
          <w:b/>
          <w:bCs/>
        </w:rPr>
        <w:t>명령 가드</w:t>
      </w:r>
      <w:r w:rsidRPr="00DA466F">
        <w:t xml:space="preserve">: 파일 시스템/네트워크/프로세스 실행은 </w:t>
      </w:r>
      <w:r w:rsidRPr="00DA466F">
        <w:rPr>
          <w:b/>
          <w:bCs/>
        </w:rPr>
        <w:t>허용 리스트</w:t>
      </w:r>
      <w:r w:rsidRPr="00DA466F">
        <w:t xml:space="preserve"> 기반.</w:t>
      </w:r>
    </w:p>
    <w:p w14:paraId="62343266" w14:textId="77777777" w:rsidR="00DA466F" w:rsidRPr="00DA466F" w:rsidRDefault="00DA466F" w:rsidP="00DA466F">
      <w:pPr>
        <w:numPr>
          <w:ilvl w:val="0"/>
          <w:numId w:val="10"/>
        </w:numPr>
      </w:pPr>
      <w:r w:rsidRPr="00DA466F">
        <w:rPr>
          <w:b/>
          <w:bCs/>
        </w:rPr>
        <w:t xml:space="preserve">경로 </w:t>
      </w:r>
      <w:proofErr w:type="spellStart"/>
      <w:r w:rsidRPr="00DA466F">
        <w:rPr>
          <w:b/>
          <w:bCs/>
        </w:rPr>
        <w:t>스코핑</w:t>
      </w:r>
      <w:proofErr w:type="spellEnd"/>
      <w:r w:rsidRPr="00DA466F">
        <w:t>: /workspace/app, /workspace/docs 등 한정, OS 전역 접근 금지.</w:t>
      </w:r>
    </w:p>
    <w:p w14:paraId="077E506B" w14:textId="77777777" w:rsidR="00DA466F" w:rsidRPr="00DA466F" w:rsidRDefault="00DA466F" w:rsidP="00DA466F">
      <w:pPr>
        <w:numPr>
          <w:ilvl w:val="0"/>
          <w:numId w:val="10"/>
        </w:numPr>
      </w:pPr>
      <w:r w:rsidRPr="00DA466F">
        <w:rPr>
          <w:b/>
          <w:bCs/>
        </w:rPr>
        <w:t>비밀 차단</w:t>
      </w:r>
      <w:proofErr w:type="gramStart"/>
      <w:r w:rsidRPr="00DA466F">
        <w:t>: .env</w:t>
      </w:r>
      <w:proofErr w:type="gramEnd"/>
      <w:r w:rsidRPr="00DA466F">
        <w:t>, 키스토어, SSH 키 접근 금지·스캔.</w:t>
      </w:r>
    </w:p>
    <w:p w14:paraId="13DFD8CA" w14:textId="77777777" w:rsidR="00DA466F" w:rsidRPr="00DA466F" w:rsidRDefault="00DA466F" w:rsidP="00DA466F">
      <w:pPr>
        <w:numPr>
          <w:ilvl w:val="0"/>
          <w:numId w:val="10"/>
        </w:numPr>
      </w:pPr>
      <w:r w:rsidRPr="00DA466F">
        <w:rPr>
          <w:b/>
          <w:bCs/>
        </w:rPr>
        <w:t>패키지 고정</w:t>
      </w:r>
      <w:r w:rsidRPr="00DA466F">
        <w:t>: 오프라인 미러+</w:t>
      </w:r>
      <w:proofErr w:type="spellStart"/>
      <w:r w:rsidRPr="00DA466F">
        <w:t>잠금파일</w:t>
      </w:r>
      <w:proofErr w:type="spellEnd"/>
      <w:r w:rsidRPr="00DA466F">
        <w:t>, 서명 검증.</w:t>
      </w:r>
    </w:p>
    <w:p w14:paraId="0D8C6E8A" w14:textId="77777777" w:rsidR="00DA466F" w:rsidRPr="00DA466F" w:rsidRDefault="00DA466F" w:rsidP="00DA466F">
      <w:pPr>
        <w:numPr>
          <w:ilvl w:val="0"/>
          <w:numId w:val="10"/>
        </w:numPr>
      </w:pPr>
      <w:r w:rsidRPr="00DA466F">
        <w:rPr>
          <w:b/>
          <w:bCs/>
        </w:rPr>
        <w:t>로그</w:t>
      </w:r>
      <w:r w:rsidRPr="00DA466F">
        <w:t>: 프롬프트/명령/파일변경 diff/터미널 출력 전량 수집, 변경 서명.</w:t>
      </w:r>
    </w:p>
    <w:p w14:paraId="5F795D9A" w14:textId="77777777" w:rsidR="00DA466F" w:rsidRPr="00DA466F" w:rsidRDefault="00DA466F" w:rsidP="00DA466F">
      <w:pPr>
        <w:numPr>
          <w:ilvl w:val="0"/>
          <w:numId w:val="10"/>
        </w:numPr>
      </w:pPr>
      <w:r w:rsidRPr="00DA466F">
        <w:rPr>
          <w:b/>
          <w:bCs/>
        </w:rPr>
        <w:t>승인 게이트</w:t>
      </w:r>
      <w:r w:rsidRPr="00DA466F">
        <w:t xml:space="preserve">: 위험 변경(보안/빌드/배포 스크립트)은 </w:t>
      </w:r>
      <w:proofErr w:type="spellStart"/>
      <w:r w:rsidRPr="00DA466F">
        <w:t>리뷰어</w:t>
      </w:r>
      <w:proofErr w:type="spellEnd"/>
      <w:r w:rsidRPr="00DA466F">
        <w:t xml:space="preserve"> 2인 승인.</w:t>
      </w:r>
    </w:p>
    <w:p w14:paraId="4E08C2FF" w14:textId="77777777" w:rsidR="00DA466F" w:rsidRPr="00DA466F" w:rsidRDefault="00DA466F" w:rsidP="00DA466F">
      <w:r w:rsidRPr="00DA466F">
        <w:pict w14:anchorId="75ADAF77">
          <v:rect id="_x0000_i1150" style="width:0;height:1.5pt" o:hralign="center" o:hrstd="t" o:hr="t" fillcolor="#a0a0a0" stroked="f"/>
        </w:pict>
      </w:r>
    </w:p>
    <w:p w14:paraId="412D999D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6. SOP(표준 절차)</w:t>
      </w:r>
    </w:p>
    <w:p w14:paraId="0D6AE1DF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 xml:space="preserve">6.1 모델 </w:t>
      </w:r>
      <w:proofErr w:type="spellStart"/>
      <w:r w:rsidRPr="00DA466F">
        <w:rPr>
          <w:b/>
          <w:bCs/>
        </w:rPr>
        <w:t>온보딩</w:t>
      </w:r>
      <w:proofErr w:type="spellEnd"/>
      <w:r w:rsidRPr="00DA466F">
        <w:rPr>
          <w:b/>
          <w:bCs/>
        </w:rPr>
        <w:t xml:space="preserve"> 체크리스트</w:t>
      </w:r>
    </w:p>
    <w:p w14:paraId="5867E693" w14:textId="77777777" w:rsidR="00DA466F" w:rsidRPr="00DA466F" w:rsidRDefault="00DA466F" w:rsidP="00DA466F">
      <w:pPr>
        <w:numPr>
          <w:ilvl w:val="0"/>
          <w:numId w:val="11"/>
        </w:numPr>
      </w:pPr>
      <w:r w:rsidRPr="00DA466F">
        <w:t>모델 카드(데이터/라이선스/제약/성능) 제출</w:t>
      </w:r>
    </w:p>
    <w:p w14:paraId="250588F2" w14:textId="77777777" w:rsidR="00DA466F" w:rsidRPr="00DA466F" w:rsidRDefault="00DA466F" w:rsidP="00DA466F">
      <w:pPr>
        <w:numPr>
          <w:ilvl w:val="0"/>
          <w:numId w:val="11"/>
        </w:numPr>
      </w:pPr>
      <w:proofErr w:type="spellStart"/>
      <w:r w:rsidRPr="00DA466F">
        <w:t>샌드박스</w:t>
      </w:r>
      <w:proofErr w:type="spellEnd"/>
      <w:r w:rsidRPr="00DA466F">
        <w:t xml:space="preserve"> 평가: 환각/독성/PII 유출/코드보안 점수</w:t>
      </w:r>
    </w:p>
    <w:p w14:paraId="606362D6" w14:textId="77777777" w:rsidR="00DA466F" w:rsidRPr="00DA466F" w:rsidRDefault="00DA466F" w:rsidP="00DA466F">
      <w:pPr>
        <w:numPr>
          <w:ilvl w:val="0"/>
          <w:numId w:val="11"/>
        </w:numPr>
      </w:pPr>
      <w:r w:rsidRPr="00DA466F">
        <w:t>성능·비용 SLO 합의(예: P95 ≤ 2.5s, 환각 &lt;3%)</w:t>
      </w:r>
    </w:p>
    <w:p w14:paraId="5FD38B0D" w14:textId="77777777" w:rsidR="00DA466F" w:rsidRPr="00DA466F" w:rsidRDefault="00DA466F" w:rsidP="00DA466F">
      <w:pPr>
        <w:numPr>
          <w:ilvl w:val="0"/>
          <w:numId w:val="11"/>
        </w:numPr>
      </w:pPr>
      <w:r w:rsidRPr="00DA466F">
        <w:t>운영 승인·버전 고정(모델/</w:t>
      </w:r>
      <w:proofErr w:type="spellStart"/>
      <w:r w:rsidRPr="00DA466F">
        <w:t>토크나이저</w:t>
      </w:r>
      <w:proofErr w:type="spellEnd"/>
      <w:r w:rsidRPr="00DA466F">
        <w:t>/</w:t>
      </w:r>
      <w:proofErr w:type="spellStart"/>
      <w:r w:rsidRPr="00DA466F">
        <w:t>텐서</w:t>
      </w:r>
      <w:proofErr w:type="spellEnd"/>
      <w:r w:rsidRPr="00DA466F">
        <w:t xml:space="preserve"> 병렬)</w:t>
      </w:r>
    </w:p>
    <w:p w14:paraId="518A4D5C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6.2 운영/모니터링</w:t>
      </w:r>
    </w:p>
    <w:p w14:paraId="41C6A1E1" w14:textId="77777777" w:rsidR="00DA466F" w:rsidRPr="00DA466F" w:rsidRDefault="00DA466F" w:rsidP="00DA466F">
      <w:pPr>
        <w:numPr>
          <w:ilvl w:val="0"/>
          <w:numId w:val="12"/>
        </w:numPr>
      </w:pPr>
      <w:proofErr w:type="spellStart"/>
      <w:r w:rsidRPr="00DA466F">
        <w:lastRenderedPageBreak/>
        <w:t>LiteLLM</w:t>
      </w:r>
      <w:proofErr w:type="spellEnd"/>
      <w:r w:rsidRPr="00DA466F">
        <w:t xml:space="preserve"> 사용량/</w:t>
      </w:r>
      <w:proofErr w:type="spellStart"/>
      <w:r w:rsidRPr="00DA466F">
        <w:t>오류율</w:t>
      </w:r>
      <w:proofErr w:type="spellEnd"/>
      <w:r w:rsidRPr="00DA466F">
        <w:t>/</w:t>
      </w:r>
      <w:proofErr w:type="spellStart"/>
      <w:r w:rsidRPr="00DA466F">
        <w:t>레이턴시</w:t>
      </w:r>
      <w:proofErr w:type="spellEnd"/>
      <w:r w:rsidRPr="00DA466F">
        <w:t xml:space="preserve"> 대시보드</w:t>
      </w:r>
    </w:p>
    <w:p w14:paraId="7C3D1E4F" w14:textId="77777777" w:rsidR="00DA466F" w:rsidRPr="00DA466F" w:rsidRDefault="00DA466F" w:rsidP="00DA466F">
      <w:pPr>
        <w:numPr>
          <w:ilvl w:val="0"/>
          <w:numId w:val="12"/>
        </w:numPr>
      </w:pPr>
      <w:proofErr w:type="spellStart"/>
      <w:r w:rsidRPr="00DA466F">
        <w:t>vLLM</w:t>
      </w:r>
      <w:proofErr w:type="spellEnd"/>
      <w:r w:rsidRPr="00DA466F">
        <w:t xml:space="preserve"> </w:t>
      </w:r>
      <w:proofErr w:type="spellStart"/>
      <w:r w:rsidRPr="00DA466F">
        <w:t>모델서빙</w:t>
      </w:r>
      <w:proofErr w:type="spellEnd"/>
      <w:r w:rsidRPr="00DA466F">
        <w:t xml:space="preserve"> 노드 헬스/메모리/throughput</w:t>
      </w:r>
    </w:p>
    <w:p w14:paraId="4FC0BA47" w14:textId="77777777" w:rsidR="00DA466F" w:rsidRPr="00DA466F" w:rsidRDefault="00DA466F" w:rsidP="00DA466F">
      <w:pPr>
        <w:numPr>
          <w:ilvl w:val="0"/>
          <w:numId w:val="12"/>
        </w:numPr>
      </w:pPr>
      <w:r w:rsidRPr="00DA466F">
        <w:t>n8n 실패 재시도·</w:t>
      </w:r>
      <w:proofErr w:type="spellStart"/>
      <w:r w:rsidRPr="00DA466F">
        <w:t>데드레터</w:t>
      </w:r>
      <w:proofErr w:type="spellEnd"/>
      <w:r w:rsidRPr="00DA466F">
        <w:t xml:space="preserve"> 큐</w:t>
      </w:r>
    </w:p>
    <w:p w14:paraId="2FB7201E" w14:textId="77777777" w:rsidR="00DA466F" w:rsidRPr="00DA466F" w:rsidRDefault="00DA466F" w:rsidP="00DA466F">
      <w:pPr>
        <w:numPr>
          <w:ilvl w:val="0"/>
          <w:numId w:val="12"/>
        </w:numPr>
      </w:pPr>
      <w:r w:rsidRPr="00DA466F">
        <w:t xml:space="preserve">월간 품질 리포트(정확도, </w:t>
      </w:r>
      <w:proofErr w:type="spellStart"/>
      <w:r w:rsidRPr="00DA466F">
        <w:t>거절율</w:t>
      </w:r>
      <w:proofErr w:type="spellEnd"/>
      <w:proofErr w:type="gramStart"/>
      <w:r w:rsidRPr="00DA466F">
        <w:t>, )</w:t>
      </w:r>
      <w:proofErr w:type="gramEnd"/>
    </w:p>
    <w:p w14:paraId="1F57EF13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6.3 변경관리</w:t>
      </w:r>
    </w:p>
    <w:p w14:paraId="0B7B6D05" w14:textId="77777777" w:rsidR="00DA466F" w:rsidRPr="00DA466F" w:rsidRDefault="00DA466F" w:rsidP="00DA466F">
      <w:pPr>
        <w:numPr>
          <w:ilvl w:val="0"/>
          <w:numId w:val="13"/>
        </w:numPr>
      </w:pPr>
      <w:r w:rsidRPr="00DA466F">
        <w:t>이미지/모델 교체는 변경요청서(CR) + 롤백 플랜 필수</w:t>
      </w:r>
    </w:p>
    <w:p w14:paraId="19120660" w14:textId="77777777" w:rsidR="00DA466F" w:rsidRPr="00DA466F" w:rsidRDefault="00DA466F" w:rsidP="00DA466F">
      <w:pPr>
        <w:numPr>
          <w:ilvl w:val="0"/>
          <w:numId w:val="13"/>
        </w:numPr>
      </w:pPr>
      <w:r w:rsidRPr="00DA466F">
        <w:t xml:space="preserve">해시·서명·SBOM </w:t>
      </w:r>
      <w:proofErr w:type="spellStart"/>
      <w:r w:rsidRPr="00DA466F">
        <w:t>증적</w:t>
      </w:r>
      <w:proofErr w:type="spellEnd"/>
      <w:r w:rsidRPr="00DA466F">
        <w:t xml:space="preserve"> 보관, 패치 윈도우 운영</w:t>
      </w:r>
    </w:p>
    <w:p w14:paraId="638B5522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6.4 사고 대응</w:t>
      </w:r>
    </w:p>
    <w:p w14:paraId="734DE565" w14:textId="77777777" w:rsidR="00DA466F" w:rsidRPr="00DA466F" w:rsidRDefault="00DA466F" w:rsidP="00DA466F">
      <w:pPr>
        <w:numPr>
          <w:ilvl w:val="0"/>
          <w:numId w:val="14"/>
        </w:numPr>
      </w:pPr>
      <w:r w:rsidRPr="00DA466F">
        <w:t>PII/비밀 유출 탐지 시 즉시 차단, 세션 격리, 포렌식 로그 수집</w:t>
      </w:r>
    </w:p>
    <w:p w14:paraId="0E66510D" w14:textId="77777777" w:rsidR="00DA466F" w:rsidRPr="00DA466F" w:rsidRDefault="00DA466F" w:rsidP="00DA466F">
      <w:pPr>
        <w:numPr>
          <w:ilvl w:val="0"/>
          <w:numId w:val="14"/>
        </w:numPr>
      </w:pPr>
      <w:r w:rsidRPr="00DA466F">
        <w:t>24h 이내 RCA/재발방지 제출</w:t>
      </w:r>
    </w:p>
    <w:p w14:paraId="06400EDB" w14:textId="77777777" w:rsidR="00DA466F" w:rsidRPr="00DA466F" w:rsidRDefault="00DA466F" w:rsidP="00DA466F">
      <w:r w:rsidRPr="00DA466F">
        <w:pict w14:anchorId="23315BFF">
          <v:rect id="_x0000_i1151" style="width:0;height:1.5pt" o:hralign="center" o:hrstd="t" o:hr="t" fillcolor="#a0a0a0" stroked="f"/>
        </w:pict>
      </w:r>
    </w:p>
    <w:p w14:paraId="6286A4B3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 xml:space="preserve">7. </w:t>
      </w:r>
      <w:proofErr w:type="gramStart"/>
      <w:r w:rsidRPr="00DA466F">
        <w:rPr>
          <w:b/>
          <w:bCs/>
        </w:rPr>
        <w:t>KPI /</w:t>
      </w:r>
      <w:proofErr w:type="gramEnd"/>
      <w:r w:rsidRPr="00DA466F">
        <w:rPr>
          <w:b/>
          <w:bCs/>
        </w:rPr>
        <w:t xml:space="preserve"> 수용 기준</w:t>
      </w:r>
    </w:p>
    <w:p w14:paraId="62694942" w14:textId="77777777" w:rsidR="00DA466F" w:rsidRPr="00DA466F" w:rsidRDefault="00DA466F" w:rsidP="00DA466F">
      <w:pPr>
        <w:numPr>
          <w:ilvl w:val="0"/>
          <w:numId w:val="15"/>
        </w:numPr>
      </w:pPr>
      <w:r w:rsidRPr="00DA466F">
        <w:rPr>
          <w:b/>
          <w:bCs/>
        </w:rPr>
        <w:t>성능</w:t>
      </w:r>
      <w:r w:rsidRPr="00DA466F">
        <w:t>: 사용자 P95 지연 ≤ 2.5s(텍스트), 코드 생성 200 tokens/s 노드당.</w:t>
      </w:r>
    </w:p>
    <w:p w14:paraId="7C2C47D5" w14:textId="77777777" w:rsidR="00DA466F" w:rsidRPr="00DA466F" w:rsidRDefault="00DA466F" w:rsidP="00DA466F">
      <w:pPr>
        <w:numPr>
          <w:ilvl w:val="0"/>
          <w:numId w:val="15"/>
        </w:numPr>
      </w:pPr>
      <w:r w:rsidRPr="00DA466F">
        <w:rPr>
          <w:b/>
          <w:bCs/>
        </w:rPr>
        <w:t>품질</w:t>
      </w:r>
      <w:r w:rsidRPr="00DA466F">
        <w:t xml:space="preserve">: 업무 </w:t>
      </w:r>
      <w:proofErr w:type="spellStart"/>
      <w:r w:rsidRPr="00DA466F">
        <w:t>정답률</w:t>
      </w:r>
      <w:proofErr w:type="spellEnd"/>
      <w:r w:rsidRPr="00DA466F">
        <w:t xml:space="preserve">/코드 테스트 </w:t>
      </w:r>
      <w:proofErr w:type="spellStart"/>
      <w:r w:rsidRPr="00DA466F">
        <w:t>통과율</w:t>
      </w:r>
      <w:proofErr w:type="spellEnd"/>
      <w:r w:rsidRPr="00DA466F">
        <w:t xml:space="preserve"> 목표치 달성(도메인 평가 셋).</w:t>
      </w:r>
    </w:p>
    <w:p w14:paraId="49CCB4EF" w14:textId="77777777" w:rsidR="00DA466F" w:rsidRPr="00DA466F" w:rsidRDefault="00DA466F" w:rsidP="00DA466F">
      <w:pPr>
        <w:numPr>
          <w:ilvl w:val="0"/>
          <w:numId w:val="15"/>
        </w:numPr>
      </w:pPr>
      <w:r w:rsidRPr="00DA466F">
        <w:rPr>
          <w:b/>
          <w:bCs/>
        </w:rPr>
        <w:t>운영</w:t>
      </w:r>
      <w:r w:rsidRPr="00DA466F">
        <w:t xml:space="preserve">: 가용성 99.9%, 미해결 </w:t>
      </w:r>
      <w:proofErr w:type="spellStart"/>
      <w:r w:rsidRPr="00DA466F">
        <w:t>인시던트</w:t>
      </w:r>
      <w:proofErr w:type="spellEnd"/>
      <w:r w:rsidRPr="00DA466F">
        <w:t xml:space="preserve"> 0건/분기.</w:t>
      </w:r>
    </w:p>
    <w:p w14:paraId="4D4606B8" w14:textId="77777777" w:rsidR="00DA466F" w:rsidRPr="00DA466F" w:rsidRDefault="00DA466F" w:rsidP="00DA466F">
      <w:r w:rsidRPr="00DA466F">
        <w:pict w14:anchorId="37A3118A">
          <v:rect id="_x0000_i1152" style="width:0;height:1.5pt" o:hralign="center" o:hrstd="t" o:hr="t" fillcolor="#a0a0a0" stroked="f"/>
        </w:pict>
      </w:r>
    </w:p>
    <w:p w14:paraId="127CAF24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 xml:space="preserve">8. </w:t>
      </w:r>
      <w:proofErr w:type="spellStart"/>
      <w:r w:rsidRPr="00DA466F">
        <w:rPr>
          <w:b/>
          <w:bCs/>
        </w:rPr>
        <w:t>롤아웃</w:t>
      </w:r>
      <w:proofErr w:type="spellEnd"/>
      <w:r w:rsidRPr="00DA466F">
        <w:rPr>
          <w:b/>
          <w:bCs/>
        </w:rPr>
        <w:t xml:space="preserve"> 계획(예시 8주)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2493"/>
        <w:gridCol w:w="3981"/>
      </w:tblGrid>
      <w:tr w:rsidR="00DA466F" w:rsidRPr="00DA466F" w14:paraId="0130AC4F" w14:textId="77777777" w:rsidTr="00DA4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7B9F0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주차</w:t>
            </w:r>
          </w:p>
        </w:tc>
        <w:tc>
          <w:tcPr>
            <w:tcW w:w="0" w:type="auto"/>
            <w:vAlign w:val="center"/>
            <w:hideMark/>
          </w:tcPr>
          <w:p w14:paraId="44851F6D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작업</w:t>
            </w:r>
          </w:p>
        </w:tc>
        <w:tc>
          <w:tcPr>
            <w:tcW w:w="0" w:type="auto"/>
            <w:vAlign w:val="center"/>
            <w:hideMark/>
          </w:tcPr>
          <w:p w14:paraId="42138060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산출물</w:t>
            </w:r>
          </w:p>
        </w:tc>
      </w:tr>
      <w:tr w:rsidR="00DA466F" w:rsidRPr="00DA466F" w14:paraId="258B8F81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067A" w14:textId="77777777" w:rsidR="00DA466F" w:rsidRPr="00DA466F" w:rsidRDefault="00DA466F" w:rsidP="00DA466F">
            <w:r w:rsidRPr="00DA466F">
              <w:t>1-2</w:t>
            </w:r>
          </w:p>
        </w:tc>
        <w:tc>
          <w:tcPr>
            <w:tcW w:w="0" w:type="auto"/>
            <w:vAlign w:val="center"/>
            <w:hideMark/>
          </w:tcPr>
          <w:p w14:paraId="49B83D81" w14:textId="77777777" w:rsidR="00DA466F" w:rsidRPr="00DA466F" w:rsidRDefault="00DA466F" w:rsidP="00DA466F">
            <w:r w:rsidRPr="00DA466F">
              <w:t>환경 구축·점검</w:t>
            </w:r>
          </w:p>
        </w:tc>
        <w:tc>
          <w:tcPr>
            <w:tcW w:w="0" w:type="auto"/>
            <w:vAlign w:val="center"/>
            <w:hideMark/>
          </w:tcPr>
          <w:p w14:paraId="3C1C523C" w14:textId="77777777" w:rsidR="00DA466F" w:rsidRPr="00DA466F" w:rsidRDefault="00DA466F" w:rsidP="00DA466F">
            <w:r w:rsidRPr="00DA466F">
              <w:t>베이스 이미지/정책 초안, 접속 테스트</w:t>
            </w:r>
          </w:p>
        </w:tc>
      </w:tr>
      <w:tr w:rsidR="00DA466F" w:rsidRPr="00DA466F" w14:paraId="7F33226B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D1B2E" w14:textId="77777777" w:rsidR="00DA466F" w:rsidRPr="00DA466F" w:rsidRDefault="00DA466F" w:rsidP="00DA466F">
            <w:r w:rsidRPr="00DA466F">
              <w:t>3-4</w:t>
            </w:r>
          </w:p>
        </w:tc>
        <w:tc>
          <w:tcPr>
            <w:tcW w:w="0" w:type="auto"/>
            <w:vAlign w:val="center"/>
            <w:hideMark/>
          </w:tcPr>
          <w:p w14:paraId="6FD8B350" w14:textId="77777777" w:rsidR="00DA466F" w:rsidRPr="00DA466F" w:rsidRDefault="00DA466F" w:rsidP="00DA466F">
            <w:r w:rsidRPr="00DA466F">
              <w:t>PoC(업무 2개 시나리오)</w:t>
            </w:r>
          </w:p>
        </w:tc>
        <w:tc>
          <w:tcPr>
            <w:tcW w:w="0" w:type="auto"/>
            <w:vAlign w:val="center"/>
            <w:hideMark/>
          </w:tcPr>
          <w:p w14:paraId="6763EACA" w14:textId="77777777" w:rsidR="00DA466F" w:rsidRPr="00DA466F" w:rsidRDefault="00DA466F" w:rsidP="00DA466F">
            <w:r w:rsidRPr="00DA466F">
              <w:t>데모, 품질·성능 리포트</w:t>
            </w:r>
          </w:p>
        </w:tc>
      </w:tr>
      <w:tr w:rsidR="00DA466F" w:rsidRPr="00DA466F" w14:paraId="6DAAA6EA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574F" w14:textId="77777777" w:rsidR="00DA466F" w:rsidRPr="00DA466F" w:rsidRDefault="00DA466F" w:rsidP="00DA466F">
            <w:r w:rsidRPr="00DA466F">
              <w:t>5-6</w:t>
            </w:r>
          </w:p>
        </w:tc>
        <w:tc>
          <w:tcPr>
            <w:tcW w:w="0" w:type="auto"/>
            <w:vAlign w:val="center"/>
            <w:hideMark/>
          </w:tcPr>
          <w:p w14:paraId="3F6E5607" w14:textId="77777777" w:rsidR="00DA466F" w:rsidRPr="00DA466F" w:rsidRDefault="00DA466F" w:rsidP="00DA466F">
            <w:r w:rsidRPr="00DA466F">
              <w:t>정책 고도화·대시보드</w:t>
            </w:r>
          </w:p>
        </w:tc>
        <w:tc>
          <w:tcPr>
            <w:tcW w:w="0" w:type="auto"/>
            <w:vAlign w:val="center"/>
            <w:hideMark/>
          </w:tcPr>
          <w:p w14:paraId="06E72CB4" w14:textId="77777777" w:rsidR="00DA466F" w:rsidRPr="00DA466F" w:rsidRDefault="00DA466F" w:rsidP="00DA466F">
            <w:r w:rsidRPr="00DA466F">
              <w:t>가드레일/모니터링 운영 가이드</w:t>
            </w:r>
          </w:p>
        </w:tc>
      </w:tr>
      <w:tr w:rsidR="00DA466F" w:rsidRPr="00DA466F" w14:paraId="01039E5A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61AF" w14:textId="77777777" w:rsidR="00DA466F" w:rsidRPr="00DA466F" w:rsidRDefault="00DA466F" w:rsidP="00DA466F">
            <w:r w:rsidRPr="00DA466F">
              <w:t>7</w:t>
            </w:r>
          </w:p>
        </w:tc>
        <w:tc>
          <w:tcPr>
            <w:tcW w:w="0" w:type="auto"/>
            <w:vAlign w:val="center"/>
            <w:hideMark/>
          </w:tcPr>
          <w:p w14:paraId="0FFA4806" w14:textId="77777777" w:rsidR="00DA466F" w:rsidRPr="00DA466F" w:rsidRDefault="00DA466F" w:rsidP="00DA466F">
            <w:proofErr w:type="spellStart"/>
            <w:r w:rsidRPr="00DA466F">
              <w:t>바이브코딩</w:t>
            </w:r>
            <w:proofErr w:type="spellEnd"/>
            <w:r w:rsidRPr="00DA466F">
              <w:t xml:space="preserve"> 파일럿</w:t>
            </w:r>
          </w:p>
        </w:tc>
        <w:tc>
          <w:tcPr>
            <w:tcW w:w="0" w:type="auto"/>
            <w:vAlign w:val="center"/>
            <w:hideMark/>
          </w:tcPr>
          <w:p w14:paraId="0FA9D2AB" w14:textId="77777777" w:rsidR="00DA466F" w:rsidRPr="00DA466F" w:rsidRDefault="00DA466F" w:rsidP="00DA466F">
            <w:proofErr w:type="spellStart"/>
            <w:r w:rsidRPr="00DA466F">
              <w:t>VSCode</w:t>
            </w:r>
            <w:proofErr w:type="spellEnd"/>
            <w:r w:rsidRPr="00DA466F">
              <w:t xml:space="preserve"> 확장/에이전트 정책, </w:t>
            </w:r>
            <w:proofErr w:type="spellStart"/>
            <w:r w:rsidRPr="00DA466F">
              <w:t>샌드박스</w:t>
            </w:r>
            <w:proofErr w:type="spellEnd"/>
          </w:p>
        </w:tc>
      </w:tr>
      <w:tr w:rsidR="00DA466F" w:rsidRPr="00DA466F" w14:paraId="04521673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E86F7" w14:textId="77777777" w:rsidR="00DA466F" w:rsidRPr="00DA466F" w:rsidRDefault="00DA466F" w:rsidP="00DA466F">
            <w:r w:rsidRPr="00DA466F">
              <w:t>8</w:t>
            </w:r>
          </w:p>
        </w:tc>
        <w:tc>
          <w:tcPr>
            <w:tcW w:w="0" w:type="auto"/>
            <w:vAlign w:val="center"/>
            <w:hideMark/>
          </w:tcPr>
          <w:p w14:paraId="2DEC61E9" w14:textId="77777777" w:rsidR="00DA466F" w:rsidRPr="00DA466F" w:rsidRDefault="00DA466F" w:rsidP="00DA466F">
            <w:r w:rsidRPr="00DA466F">
              <w:t>운영전환</w:t>
            </w:r>
          </w:p>
        </w:tc>
        <w:tc>
          <w:tcPr>
            <w:tcW w:w="0" w:type="auto"/>
            <w:vAlign w:val="center"/>
            <w:hideMark/>
          </w:tcPr>
          <w:p w14:paraId="6075051D" w14:textId="77777777" w:rsidR="00DA466F" w:rsidRPr="00DA466F" w:rsidRDefault="00DA466F" w:rsidP="00DA466F">
            <w:r w:rsidRPr="00DA466F">
              <w:t>SOP/Runbook, 교육 자료</w:t>
            </w:r>
          </w:p>
        </w:tc>
      </w:tr>
    </w:tbl>
    <w:p w14:paraId="5C33DA98" w14:textId="77777777" w:rsidR="00DA466F" w:rsidRPr="00DA466F" w:rsidRDefault="00DA466F" w:rsidP="00DA466F">
      <w:r w:rsidRPr="00DA466F">
        <w:pict w14:anchorId="05E4B50D">
          <v:rect id="_x0000_i1153" style="width:0;height:1.5pt" o:hralign="center" o:hrstd="t" o:hr="t" fillcolor="#a0a0a0" stroked="f"/>
        </w:pict>
      </w:r>
    </w:p>
    <w:p w14:paraId="4C55E87D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lastRenderedPageBreak/>
        <w:t>9. 역할·책임(RACI)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659"/>
        <w:gridCol w:w="257"/>
        <w:gridCol w:w="257"/>
        <w:gridCol w:w="257"/>
        <w:gridCol w:w="272"/>
      </w:tblGrid>
      <w:tr w:rsidR="00DA466F" w:rsidRPr="00DA466F" w14:paraId="631F4EA4" w14:textId="77777777" w:rsidTr="00DA4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4D323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17E4A362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주요 책임</w:t>
            </w:r>
          </w:p>
        </w:tc>
        <w:tc>
          <w:tcPr>
            <w:tcW w:w="0" w:type="auto"/>
            <w:vAlign w:val="center"/>
            <w:hideMark/>
          </w:tcPr>
          <w:p w14:paraId="395CACE3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361427A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5401D22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7AA80E2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I</w:t>
            </w:r>
          </w:p>
        </w:tc>
      </w:tr>
      <w:tr w:rsidR="00DA466F" w:rsidRPr="00DA466F" w14:paraId="7CFA4F2E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E330" w14:textId="77777777" w:rsidR="00DA466F" w:rsidRPr="00DA466F" w:rsidRDefault="00DA466F" w:rsidP="00DA466F">
            <w:proofErr w:type="spellStart"/>
            <w:r w:rsidRPr="00DA466F">
              <w:t>보안팀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07AB6" w14:textId="77777777" w:rsidR="00DA466F" w:rsidRPr="00DA466F" w:rsidRDefault="00DA466F" w:rsidP="00DA466F">
            <w:r w:rsidRPr="00DA466F">
              <w:t>통제·감사·반입절차</w:t>
            </w:r>
          </w:p>
        </w:tc>
        <w:tc>
          <w:tcPr>
            <w:tcW w:w="0" w:type="auto"/>
            <w:vAlign w:val="center"/>
            <w:hideMark/>
          </w:tcPr>
          <w:p w14:paraId="55005C87" w14:textId="77777777" w:rsidR="00DA466F" w:rsidRPr="00DA466F" w:rsidRDefault="00DA466F" w:rsidP="00DA466F">
            <w:r w:rsidRPr="00DA466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9EA7AAB" w14:textId="77777777" w:rsidR="00DA466F" w:rsidRPr="00DA466F" w:rsidRDefault="00DA466F" w:rsidP="00DA466F"/>
        </w:tc>
        <w:tc>
          <w:tcPr>
            <w:tcW w:w="0" w:type="auto"/>
            <w:vAlign w:val="center"/>
            <w:hideMark/>
          </w:tcPr>
          <w:p w14:paraId="03709A83" w14:textId="77777777" w:rsidR="00DA466F" w:rsidRPr="00DA466F" w:rsidRDefault="00DA466F" w:rsidP="00DA466F">
            <w:r w:rsidRPr="00DA466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1E44366" w14:textId="77777777" w:rsidR="00DA466F" w:rsidRPr="00DA466F" w:rsidRDefault="00DA466F" w:rsidP="00DA466F">
            <w:r w:rsidRPr="00DA466F">
              <w:rPr>
                <w:rFonts w:ascii="Segoe UI Symbol" w:hAnsi="Segoe UI Symbol" w:cs="Segoe UI Symbol"/>
              </w:rPr>
              <w:t>✔</w:t>
            </w:r>
          </w:p>
        </w:tc>
      </w:tr>
      <w:tr w:rsidR="00DA466F" w:rsidRPr="00DA466F" w14:paraId="64B2D205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A195" w14:textId="77777777" w:rsidR="00DA466F" w:rsidRPr="00DA466F" w:rsidRDefault="00DA466F" w:rsidP="00DA466F">
            <w:r w:rsidRPr="00DA466F">
              <w:t>플랫폼팀</w:t>
            </w:r>
          </w:p>
        </w:tc>
        <w:tc>
          <w:tcPr>
            <w:tcW w:w="0" w:type="auto"/>
            <w:vAlign w:val="center"/>
            <w:hideMark/>
          </w:tcPr>
          <w:p w14:paraId="448F8CFF" w14:textId="77777777" w:rsidR="00DA466F" w:rsidRPr="00DA466F" w:rsidRDefault="00DA466F" w:rsidP="00DA466F">
            <w:r w:rsidRPr="00DA466F">
              <w:t>배포·관측·모델 운영</w:t>
            </w:r>
          </w:p>
        </w:tc>
        <w:tc>
          <w:tcPr>
            <w:tcW w:w="0" w:type="auto"/>
            <w:vAlign w:val="center"/>
            <w:hideMark/>
          </w:tcPr>
          <w:p w14:paraId="5220F17F" w14:textId="77777777" w:rsidR="00DA466F" w:rsidRPr="00DA466F" w:rsidRDefault="00DA466F" w:rsidP="00DA466F">
            <w:r w:rsidRPr="00DA466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4DD6D54" w14:textId="77777777" w:rsidR="00DA466F" w:rsidRPr="00DA466F" w:rsidRDefault="00DA466F" w:rsidP="00DA466F"/>
        </w:tc>
        <w:tc>
          <w:tcPr>
            <w:tcW w:w="0" w:type="auto"/>
            <w:vAlign w:val="center"/>
            <w:hideMark/>
          </w:tcPr>
          <w:p w14:paraId="4DB80156" w14:textId="77777777" w:rsidR="00DA466F" w:rsidRPr="00DA466F" w:rsidRDefault="00DA466F" w:rsidP="00DA466F"/>
        </w:tc>
        <w:tc>
          <w:tcPr>
            <w:tcW w:w="0" w:type="auto"/>
            <w:vAlign w:val="center"/>
            <w:hideMark/>
          </w:tcPr>
          <w:p w14:paraId="27182792" w14:textId="77777777" w:rsidR="00DA466F" w:rsidRPr="00DA466F" w:rsidRDefault="00DA466F" w:rsidP="00DA466F">
            <w:r w:rsidRPr="00DA466F">
              <w:rPr>
                <w:rFonts w:ascii="Segoe UI Symbol" w:hAnsi="Segoe UI Symbol" w:cs="Segoe UI Symbol"/>
              </w:rPr>
              <w:t>✔</w:t>
            </w:r>
          </w:p>
        </w:tc>
      </w:tr>
      <w:tr w:rsidR="00DA466F" w:rsidRPr="00DA466F" w14:paraId="17D3773E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FCAF" w14:textId="77777777" w:rsidR="00DA466F" w:rsidRPr="00DA466F" w:rsidRDefault="00DA466F" w:rsidP="00DA466F">
            <w:r w:rsidRPr="00DA466F">
              <w:t>개발팀</w:t>
            </w:r>
          </w:p>
        </w:tc>
        <w:tc>
          <w:tcPr>
            <w:tcW w:w="0" w:type="auto"/>
            <w:vAlign w:val="center"/>
            <w:hideMark/>
          </w:tcPr>
          <w:p w14:paraId="3AFD8A82" w14:textId="77777777" w:rsidR="00DA466F" w:rsidRPr="00DA466F" w:rsidRDefault="00DA466F" w:rsidP="00DA466F">
            <w:r w:rsidRPr="00DA466F">
              <w:t>요구사항·</w:t>
            </w:r>
            <w:proofErr w:type="spellStart"/>
            <w:r w:rsidRPr="00DA466F">
              <w:t>바이브코딩</w:t>
            </w:r>
            <w:proofErr w:type="spellEnd"/>
            <w:r w:rsidRPr="00DA466F">
              <w:t xml:space="preserve"> 운영</w:t>
            </w:r>
          </w:p>
        </w:tc>
        <w:tc>
          <w:tcPr>
            <w:tcW w:w="0" w:type="auto"/>
            <w:vAlign w:val="center"/>
            <w:hideMark/>
          </w:tcPr>
          <w:p w14:paraId="2BB77B43" w14:textId="77777777" w:rsidR="00DA466F" w:rsidRPr="00DA466F" w:rsidRDefault="00DA466F" w:rsidP="00DA466F">
            <w:r w:rsidRPr="00DA466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900919B" w14:textId="77777777" w:rsidR="00DA466F" w:rsidRPr="00DA466F" w:rsidRDefault="00DA466F" w:rsidP="00DA466F"/>
        </w:tc>
        <w:tc>
          <w:tcPr>
            <w:tcW w:w="0" w:type="auto"/>
            <w:vAlign w:val="center"/>
            <w:hideMark/>
          </w:tcPr>
          <w:p w14:paraId="65DEC019" w14:textId="77777777" w:rsidR="00DA466F" w:rsidRPr="00DA466F" w:rsidRDefault="00DA466F" w:rsidP="00DA466F">
            <w:r w:rsidRPr="00DA466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D7C624A" w14:textId="77777777" w:rsidR="00DA466F" w:rsidRPr="00DA466F" w:rsidRDefault="00DA466F" w:rsidP="00DA466F">
            <w:r w:rsidRPr="00DA466F">
              <w:rPr>
                <w:rFonts w:ascii="Segoe UI Symbol" w:hAnsi="Segoe UI Symbol" w:cs="Segoe UI Symbol"/>
              </w:rPr>
              <w:t>✔</w:t>
            </w:r>
          </w:p>
        </w:tc>
      </w:tr>
      <w:tr w:rsidR="00DA466F" w:rsidRPr="00DA466F" w14:paraId="57AE1113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24E81" w14:textId="77777777" w:rsidR="00DA466F" w:rsidRPr="00DA466F" w:rsidRDefault="00DA466F" w:rsidP="00DA466F">
            <w:proofErr w:type="spellStart"/>
            <w:r w:rsidRPr="00DA466F">
              <w:t>데이터오너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A818E" w14:textId="77777777" w:rsidR="00DA466F" w:rsidRPr="00DA466F" w:rsidRDefault="00DA466F" w:rsidP="00DA466F">
            <w:r w:rsidRPr="00DA466F">
              <w:t>데이터 등급·보존</w:t>
            </w:r>
          </w:p>
        </w:tc>
        <w:tc>
          <w:tcPr>
            <w:tcW w:w="0" w:type="auto"/>
            <w:vAlign w:val="center"/>
            <w:hideMark/>
          </w:tcPr>
          <w:p w14:paraId="3AA9047F" w14:textId="77777777" w:rsidR="00DA466F" w:rsidRPr="00DA466F" w:rsidRDefault="00DA466F" w:rsidP="00DA466F">
            <w:r w:rsidRPr="00DA466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11E42CC" w14:textId="77777777" w:rsidR="00DA466F" w:rsidRPr="00DA466F" w:rsidRDefault="00DA466F" w:rsidP="00DA466F"/>
        </w:tc>
        <w:tc>
          <w:tcPr>
            <w:tcW w:w="0" w:type="auto"/>
            <w:vAlign w:val="center"/>
            <w:hideMark/>
          </w:tcPr>
          <w:p w14:paraId="00F54A9B" w14:textId="77777777" w:rsidR="00DA466F" w:rsidRPr="00DA466F" w:rsidRDefault="00DA466F" w:rsidP="00DA466F">
            <w:r w:rsidRPr="00DA466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D3BBC27" w14:textId="77777777" w:rsidR="00DA466F" w:rsidRPr="00DA466F" w:rsidRDefault="00DA466F" w:rsidP="00DA466F">
            <w:r w:rsidRPr="00DA466F">
              <w:rPr>
                <w:rFonts w:ascii="Segoe UI Symbol" w:hAnsi="Segoe UI Symbol" w:cs="Segoe UI Symbol"/>
              </w:rPr>
              <w:t>✔</w:t>
            </w:r>
          </w:p>
        </w:tc>
      </w:tr>
      <w:tr w:rsidR="00DA466F" w:rsidRPr="00DA466F" w14:paraId="009C650E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DC85" w14:textId="77777777" w:rsidR="00DA466F" w:rsidRPr="00DA466F" w:rsidRDefault="00DA466F" w:rsidP="00DA466F">
            <w:r w:rsidRPr="00DA466F">
              <w:t>경영진</w:t>
            </w:r>
          </w:p>
        </w:tc>
        <w:tc>
          <w:tcPr>
            <w:tcW w:w="0" w:type="auto"/>
            <w:vAlign w:val="center"/>
            <w:hideMark/>
          </w:tcPr>
          <w:p w14:paraId="4D05B341" w14:textId="77777777" w:rsidR="00DA466F" w:rsidRPr="00DA466F" w:rsidRDefault="00DA466F" w:rsidP="00DA466F">
            <w:r w:rsidRPr="00DA466F">
              <w:t>예산·정책 승인</w:t>
            </w:r>
          </w:p>
        </w:tc>
        <w:tc>
          <w:tcPr>
            <w:tcW w:w="0" w:type="auto"/>
            <w:vAlign w:val="center"/>
            <w:hideMark/>
          </w:tcPr>
          <w:p w14:paraId="6EBAB5C1" w14:textId="77777777" w:rsidR="00DA466F" w:rsidRPr="00DA466F" w:rsidRDefault="00DA466F" w:rsidP="00DA466F"/>
        </w:tc>
        <w:tc>
          <w:tcPr>
            <w:tcW w:w="0" w:type="auto"/>
            <w:vAlign w:val="center"/>
            <w:hideMark/>
          </w:tcPr>
          <w:p w14:paraId="0BDB9198" w14:textId="77777777" w:rsidR="00DA466F" w:rsidRPr="00DA466F" w:rsidRDefault="00DA466F" w:rsidP="00DA466F">
            <w:r w:rsidRPr="00DA466F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16D3E07" w14:textId="77777777" w:rsidR="00DA466F" w:rsidRPr="00DA466F" w:rsidRDefault="00DA466F" w:rsidP="00DA466F"/>
        </w:tc>
        <w:tc>
          <w:tcPr>
            <w:tcW w:w="0" w:type="auto"/>
            <w:vAlign w:val="center"/>
            <w:hideMark/>
          </w:tcPr>
          <w:p w14:paraId="56F142CC" w14:textId="77777777" w:rsidR="00DA466F" w:rsidRPr="00DA466F" w:rsidRDefault="00DA466F" w:rsidP="00DA466F">
            <w:r w:rsidRPr="00DA466F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0ADD79F8" w14:textId="77777777" w:rsidR="00DA466F" w:rsidRPr="00DA466F" w:rsidRDefault="00DA466F" w:rsidP="00DA466F">
      <w:r w:rsidRPr="00DA466F">
        <w:pict w14:anchorId="32026600">
          <v:rect id="_x0000_i1154" style="width:0;height:1.5pt" o:hralign="center" o:hrstd="t" o:hr="t" fillcolor="#a0a0a0" stroked="f"/>
        </w:pict>
      </w:r>
    </w:p>
    <w:p w14:paraId="6D9CD531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10. 부록 참조</w:t>
      </w:r>
    </w:p>
    <w:p w14:paraId="34ABA3B0" w14:textId="77777777" w:rsidR="00DA466F" w:rsidRPr="00DA466F" w:rsidRDefault="00DA466F" w:rsidP="00DA466F">
      <w:pPr>
        <w:numPr>
          <w:ilvl w:val="0"/>
          <w:numId w:val="16"/>
        </w:numPr>
      </w:pPr>
      <w:r w:rsidRPr="00DA466F">
        <w:rPr>
          <w:b/>
          <w:bCs/>
        </w:rPr>
        <w:t>부록 A</w:t>
      </w:r>
      <w:r w:rsidRPr="00DA466F">
        <w:t xml:space="preserve">: 인프라 및 설치 요구사항(이미지 요약) — </w:t>
      </w:r>
      <w:r w:rsidRPr="00DA466F">
        <w:rPr>
          <w:i/>
          <w:iCs/>
        </w:rPr>
        <w:t>별도 문서 연결</w:t>
      </w:r>
    </w:p>
    <w:p w14:paraId="37B361F1" w14:textId="77777777" w:rsidR="00DA466F" w:rsidRPr="00DA466F" w:rsidRDefault="00DA466F" w:rsidP="00DA466F">
      <w:pPr>
        <w:numPr>
          <w:ilvl w:val="0"/>
          <w:numId w:val="16"/>
        </w:numPr>
      </w:pPr>
      <w:r w:rsidRPr="00DA466F">
        <w:t xml:space="preserve">(추가 예정) </w:t>
      </w:r>
      <w:r w:rsidRPr="00DA466F">
        <w:rPr>
          <w:b/>
          <w:bCs/>
        </w:rPr>
        <w:t>부록 B</w:t>
      </w:r>
      <w:r w:rsidRPr="00DA466F">
        <w:t xml:space="preserve">: 로그/대시보드 스키마, </w:t>
      </w:r>
      <w:r w:rsidRPr="00DA466F">
        <w:rPr>
          <w:b/>
          <w:bCs/>
        </w:rPr>
        <w:t>부록 C</w:t>
      </w:r>
      <w:r w:rsidRPr="00DA466F">
        <w:t>: 에이전트 명령 허용 리스트</w:t>
      </w:r>
    </w:p>
    <w:p w14:paraId="77C12D91" w14:textId="77777777" w:rsidR="00DA466F" w:rsidRPr="00DA466F" w:rsidRDefault="00DA466F" w:rsidP="00DA466F">
      <w:r w:rsidRPr="00DA466F">
        <w:pict w14:anchorId="210FE345">
          <v:rect id="_x0000_i1155" style="width:0;height:1.5pt" o:hralign="center" o:hrstd="t" o:hr="t" fillcolor="#a0a0a0" stroked="f"/>
        </w:pict>
      </w:r>
    </w:p>
    <w:p w14:paraId="48FE1DC5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11. 상세 사양(스펙)</w:t>
      </w:r>
    </w:p>
    <w:p w14:paraId="57C8DF6A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 xml:space="preserve">11.1 단계1: </w:t>
      </w:r>
      <w:proofErr w:type="spellStart"/>
      <w:r w:rsidRPr="00DA466F">
        <w:rPr>
          <w:b/>
          <w:bCs/>
        </w:rPr>
        <w:t>폐쇄망</w:t>
      </w:r>
      <w:proofErr w:type="spellEnd"/>
      <w:r w:rsidRPr="00DA466F">
        <w:rPr>
          <w:b/>
          <w:bCs/>
        </w:rPr>
        <w:t xml:space="preserve"> LLM 서비스(권고 사양)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955"/>
        <w:gridCol w:w="1766"/>
        <w:gridCol w:w="3141"/>
      </w:tblGrid>
      <w:tr w:rsidR="00DA466F" w:rsidRPr="00DA466F" w14:paraId="1BC82084" w14:textId="77777777" w:rsidTr="00DA4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FBEF9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컴포넌트</w:t>
            </w:r>
          </w:p>
        </w:tc>
        <w:tc>
          <w:tcPr>
            <w:tcW w:w="0" w:type="auto"/>
            <w:vAlign w:val="center"/>
            <w:hideMark/>
          </w:tcPr>
          <w:p w14:paraId="52BE2BA6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최소</w:t>
            </w:r>
          </w:p>
        </w:tc>
        <w:tc>
          <w:tcPr>
            <w:tcW w:w="0" w:type="auto"/>
            <w:vAlign w:val="center"/>
            <w:hideMark/>
          </w:tcPr>
          <w:p w14:paraId="649D6D4C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권고</w:t>
            </w:r>
          </w:p>
        </w:tc>
        <w:tc>
          <w:tcPr>
            <w:tcW w:w="0" w:type="auto"/>
            <w:vAlign w:val="center"/>
            <w:hideMark/>
          </w:tcPr>
          <w:p w14:paraId="0676EF54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비고</w:t>
            </w:r>
          </w:p>
        </w:tc>
      </w:tr>
      <w:tr w:rsidR="00DA466F" w:rsidRPr="00DA466F" w14:paraId="08539CC2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27DD" w14:textId="77777777" w:rsidR="00DA466F" w:rsidRPr="00DA466F" w:rsidRDefault="00DA466F" w:rsidP="00DA466F">
            <w:r w:rsidRPr="00DA466F">
              <w:rPr>
                <w:b/>
                <w:bCs/>
              </w:rPr>
              <w:t>GPU 서버</w:t>
            </w:r>
          </w:p>
        </w:tc>
        <w:tc>
          <w:tcPr>
            <w:tcW w:w="0" w:type="auto"/>
            <w:vAlign w:val="center"/>
            <w:hideMark/>
          </w:tcPr>
          <w:p w14:paraId="39CA472A" w14:textId="77777777" w:rsidR="00DA466F" w:rsidRPr="00DA466F" w:rsidRDefault="00DA466F" w:rsidP="00DA466F">
            <w:r w:rsidRPr="00DA466F">
              <w:t xml:space="preserve">Ubuntu 20+, CUDA 12.x, GPU Memory ≥ 40GB, L40S×2 </w:t>
            </w:r>
            <w:r w:rsidRPr="00DA466F">
              <w:rPr>
                <w:b/>
                <w:bCs/>
              </w:rPr>
              <w:t>또는</w:t>
            </w:r>
            <w:r w:rsidRPr="00DA466F">
              <w:t xml:space="preserve"> H100 1장, </w:t>
            </w:r>
            <w:proofErr w:type="spellStart"/>
            <w:r w:rsidRPr="00DA466F">
              <w:t>NVMe</w:t>
            </w:r>
            <w:proofErr w:type="spellEnd"/>
            <w:r w:rsidRPr="00DA466F">
              <w:t xml:space="preserve"> ≥ 1×1TB</w:t>
            </w:r>
          </w:p>
        </w:tc>
        <w:tc>
          <w:tcPr>
            <w:tcW w:w="0" w:type="auto"/>
            <w:vAlign w:val="center"/>
            <w:hideMark/>
          </w:tcPr>
          <w:p w14:paraId="2018F618" w14:textId="77777777" w:rsidR="00DA466F" w:rsidRPr="00DA466F" w:rsidRDefault="00DA466F" w:rsidP="00DA466F">
            <w:r w:rsidRPr="00DA466F">
              <w:t>CPU 24</w:t>
            </w:r>
            <w:proofErr w:type="gramStart"/>
            <w:r w:rsidRPr="00DA466F">
              <w:t>c /</w:t>
            </w:r>
            <w:proofErr w:type="gramEnd"/>
            <w:r w:rsidRPr="00DA466F">
              <w:t xml:space="preserve"> RAM 256</w:t>
            </w:r>
            <w:proofErr w:type="gramStart"/>
            <w:r w:rsidRPr="00DA466F">
              <w:t>GB /</w:t>
            </w:r>
            <w:proofErr w:type="gramEnd"/>
            <w:r w:rsidRPr="00DA466F">
              <w:t xml:space="preserve"> </w:t>
            </w:r>
            <w:proofErr w:type="spellStart"/>
            <w:r w:rsidRPr="00DA466F">
              <w:t>NVMe</w:t>
            </w:r>
            <w:proofErr w:type="spellEnd"/>
            <w:r w:rsidRPr="00DA466F">
              <w:t xml:space="preserve"> 2TB×2(미러</w:t>
            </w:r>
            <w:proofErr w:type="gramStart"/>
            <w:r w:rsidRPr="00DA466F">
              <w:t>) /</w:t>
            </w:r>
            <w:proofErr w:type="gramEnd"/>
            <w:r w:rsidRPr="00DA466F">
              <w:t xml:space="preserve"> 25GbE</w:t>
            </w:r>
          </w:p>
        </w:tc>
        <w:tc>
          <w:tcPr>
            <w:tcW w:w="0" w:type="auto"/>
            <w:vAlign w:val="center"/>
            <w:hideMark/>
          </w:tcPr>
          <w:p w14:paraId="78A5B668" w14:textId="77777777" w:rsidR="00DA466F" w:rsidRPr="00DA466F" w:rsidRDefault="00DA466F" w:rsidP="00DA466F">
            <w:r w:rsidRPr="00DA466F">
              <w:t>이미지 반입은 USB/사내 레지스트리, SBOM/서명 검증</w:t>
            </w:r>
          </w:p>
        </w:tc>
      </w:tr>
      <w:tr w:rsidR="00DA466F" w:rsidRPr="00DA466F" w14:paraId="371A77D3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8463" w14:textId="77777777" w:rsidR="00DA466F" w:rsidRPr="00DA466F" w:rsidRDefault="00DA466F" w:rsidP="00DA466F">
            <w:r w:rsidRPr="00DA466F">
              <w:rPr>
                <w:b/>
                <w:bCs/>
              </w:rPr>
              <w:t>AI Server(연계)</w:t>
            </w:r>
          </w:p>
        </w:tc>
        <w:tc>
          <w:tcPr>
            <w:tcW w:w="0" w:type="auto"/>
            <w:vAlign w:val="center"/>
            <w:hideMark/>
          </w:tcPr>
          <w:p w14:paraId="57308F7F" w14:textId="77777777" w:rsidR="00DA466F" w:rsidRPr="00DA466F" w:rsidRDefault="00DA466F" w:rsidP="00DA466F">
            <w:r w:rsidRPr="00DA466F">
              <w:t>Ubuntu/CentOS, 6c, RAM 16GB, SSD 20GB</w:t>
            </w:r>
          </w:p>
        </w:tc>
        <w:tc>
          <w:tcPr>
            <w:tcW w:w="0" w:type="auto"/>
            <w:vAlign w:val="center"/>
            <w:hideMark/>
          </w:tcPr>
          <w:p w14:paraId="7CFDEA8D" w14:textId="77777777" w:rsidR="00DA466F" w:rsidRPr="00DA466F" w:rsidRDefault="00DA466F" w:rsidP="00DA466F">
            <w:r w:rsidRPr="00DA466F">
              <w:t>8–12c, RAM 32–64GB, SSD 256GB</w:t>
            </w:r>
          </w:p>
        </w:tc>
        <w:tc>
          <w:tcPr>
            <w:tcW w:w="0" w:type="auto"/>
            <w:vAlign w:val="center"/>
            <w:hideMark/>
          </w:tcPr>
          <w:p w14:paraId="341C273F" w14:textId="77777777" w:rsidR="00DA466F" w:rsidRPr="00DA466F" w:rsidRDefault="00DA466F" w:rsidP="00DA466F">
            <w:proofErr w:type="spellStart"/>
            <w:r w:rsidRPr="00DA466F">
              <w:t>OpenWebUI</w:t>
            </w:r>
            <w:proofErr w:type="spellEnd"/>
            <w:r w:rsidRPr="00DA466F">
              <w:t>/</w:t>
            </w:r>
            <w:proofErr w:type="spellStart"/>
            <w:r w:rsidRPr="00DA466F">
              <w:t>LiteLLM</w:t>
            </w:r>
            <w:proofErr w:type="spellEnd"/>
            <w:r w:rsidRPr="00DA466F">
              <w:t>/n8n 프록시·전후처리</w:t>
            </w:r>
          </w:p>
        </w:tc>
      </w:tr>
      <w:tr w:rsidR="00DA466F" w:rsidRPr="00DA466F" w14:paraId="78EADB94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AEA0" w14:textId="77777777" w:rsidR="00DA466F" w:rsidRPr="00DA466F" w:rsidRDefault="00DA466F" w:rsidP="00DA466F">
            <w:r w:rsidRPr="00DA466F">
              <w:rPr>
                <w:b/>
                <w:bCs/>
              </w:rPr>
              <w:t>네트워크</w:t>
            </w:r>
          </w:p>
        </w:tc>
        <w:tc>
          <w:tcPr>
            <w:tcW w:w="0" w:type="auto"/>
            <w:vAlign w:val="center"/>
            <w:hideMark/>
          </w:tcPr>
          <w:p w14:paraId="29FEE2DA" w14:textId="77777777" w:rsidR="00DA466F" w:rsidRPr="00DA466F" w:rsidRDefault="00DA466F" w:rsidP="00DA466F">
            <w:r w:rsidRPr="00DA466F">
              <w:t>10GbE</w:t>
            </w:r>
          </w:p>
        </w:tc>
        <w:tc>
          <w:tcPr>
            <w:tcW w:w="0" w:type="auto"/>
            <w:vAlign w:val="center"/>
            <w:hideMark/>
          </w:tcPr>
          <w:p w14:paraId="32519DE9" w14:textId="77777777" w:rsidR="00DA466F" w:rsidRPr="00DA466F" w:rsidRDefault="00DA466F" w:rsidP="00DA466F">
            <w:r w:rsidRPr="00DA466F">
              <w:t>25GbE(내부) + 방화벽 egress 차단</w:t>
            </w:r>
          </w:p>
        </w:tc>
        <w:tc>
          <w:tcPr>
            <w:tcW w:w="0" w:type="auto"/>
            <w:vAlign w:val="center"/>
            <w:hideMark/>
          </w:tcPr>
          <w:p w14:paraId="0023CFE3" w14:textId="77777777" w:rsidR="00DA466F" w:rsidRPr="00DA466F" w:rsidRDefault="00DA466F" w:rsidP="00DA466F">
            <w:r w:rsidRPr="00DA466F">
              <w:t>레지스트리/모니터링만 허용</w:t>
            </w:r>
          </w:p>
        </w:tc>
      </w:tr>
      <w:tr w:rsidR="00DA466F" w:rsidRPr="00DA466F" w14:paraId="36D3556F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ABBC" w14:textId="77777777" w:rsidR="00DA466F" w:rsidRPr="00DA466F" w:rsidRDefault="00DA466F" w:rsidP="00DA466F">
            <w:r w:rsidRPr="00DA466F">
              <w:rPr>
                <w:b/>
                <w:bCs/>
              </w:rPr>
              <w:lastRenderedPageBreak/>
              <w:t>스토리지</w:t>
            </w:r>
          </w:p>
        </w:tc>
        <w:tc>
          <w:tcPr>
            <w:tcW w:w="0" w:type="auto"/>
            <w:vAlign w:val="center"/>
            <w:hideMark/>
          </w:tcPr>
          <w:p w14:paraId="662733F8" w14:textId="77777777" w:rsidR="00DA466F" w:rsidRPr="00DA466F" w:rsidRDefault="00DA466F" w:rsidP="00DA466F">
            <w:r w:rsidRPr="00DA466F">
              <w:t>100GiB(이미지/모델)</w:t>
            </w:r>
          </w:p>
        </w:tc>
        <w:tc>
          <w:tcPr>
            <w:tcW w:w="0" w:type="auto"/>
            <w:vAlign w:val="center"/>
            <w:hideMark/>
          </w:tcPr>
          <w:p w14:paraId="0901A7C9" w14:textId="77777777" w:rsidR="00DA466F" w:rsidRPr="00DA466F" w:rsidRDefault="00DA466F" w:rsidP="00DA466F">
            <w:r w:rsidRPr="00DA466F">
              <w:t xml:space="preserve">모델 가중치 전용 </w:t>
            </w:r>
            <w:proofErr w:type="spellStart"/>
            <w:r w:rsidRPr="00DA466F">
              <w:t>NVMe</w:t>
            </w:r>
            <w:proofErr w:type="spellEnd"/>
            <w:r w:rsidRPr="00DA466F">
              <w:t xml:space="preserve"> 2TB, 로그 NAS 4TB</w:t>
            </w:r>
          </w:p>
        </w:tc>
        <w:tc>
          <w:tcPr>
            <w:tcW w:w="0" w:type="auto"/>
            <w:vAlign w:val="center"/>
            <w:hideMark/>
          </w:tcPr>
          <w:p w14:paraId="1F8E72B5" w14:textId="77777777" w:rsidR="00DA466F" w:rsidRPr="00DA466F" w:rsidRDefault="00DA466F" w:rsidP="00DA466F">
            <w:r w:rsidRPr="00DA466F">
              <w:t>로그 보존 1년 기준</w:t>
            </w:r>
          </w:p>
        </w:tc>
      </w:tr>
    </w:tbl>
    <w:p w14:paraId="64814855" w14:textId="77777777" w:rsidR="00DA466F" w:rsidRPr="00DA466F" w:rsidRDefault="00DA466F" w:rsidP="00DA466F">
      <w:r w:rsidRPr="00DA466F">
        <w:rPr>
          <w:i/>
          <w:iCs/>
        </w:rPr>
        <w:t>이미지 기준과 동일 요소를 반영: OS=Ubuntu20+, CUDA12.x, GPU=H100 또는 L40S×2, Storage=100GiB+.</w:t>
      </w:r>
    </w:p>
    <w:p w14:paraId="4EC0C9E2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 xml:space="preserve">11.2 단계2: </w:t>
      </w:r>
      <w:proofErr w:type="spellStart"/>
      <w:r w:rsidRPr="00DA466F">
        <w:rPr>
          <w:b/>
          <w:bCs/>
        </w:rPr>
        <w:t>바이브코딩</w:t>
      </w:r>
      <w:proofErr w:type="spellEnd"/>
      <w:r w:rsidRPr="00DA466F">
        <w:rPr>
          <w:b/>
          <w:bCs/>
        </w:rPr>
        <w:t>(코드 에이전트)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2263"/>
        <w:gridCol w:w="1635"/>
        <w:gridCol w:w="4238"/>
      </w:tblGrid>
      <w:tr w:rsidR="00DA466F" w:rsidRPr="00DA466F" w14:paraId="4E709668" w14:textId="77777777" w:rsidTr="00DA4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DB73F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A3BC50E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최소</w:t>
            </w:r>
          </w:p>
        </w:tc>
        <w:tc>
          <w:tcPr>
            <w:tcW w:w="0" w:type="auto"/>
            <w:vAlign w:val="center"/>
            <w:hideMark/>
          </w:tcPr>
          <w:p w14:paraId="32036368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권고</w:t>
            </w:r>
          </w:p>
        </w:tc>
        <w:tc>
          <w:tcPr>
            <w:tcW w:w="0" w:type="auto"/>
            <w:vAlign w:val="center"/>
            <w:hideMark/>
          </w:tcPr>
          <w:p w14:paraId="470964E6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비고</w:t>
            </w:r>
          </w:p>
        </w:tc>
      </w:tr>
      <w:tr w:rsidR="00DA466F" w:rsidRPr="00DA466F" w14:paraId="34DCFA39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FF3A" w14:textId="77777777" w:rsidR="00DA466F" w:rsidRPr="00DA466F" w:rsidRDefault="00DA466F" w:rsidP="00DA466F">
            <w:r w:rsidRPr="00DA466F">
              <w:rPr>
                <w:b/>
                <w:bCs/>
              </w:rPr>
              <w:t>개발PC</w:t>
            </w:r>
          </w:p>
        </w:tc>
        <w:tc>
          <w:tcPr>
            <w:tcW w:w="0" w:type="auto"/>
            <w:vAlign w:val="center"/>
            <w:hideMark/>
          </w:tcPr>
          <w:p w14:paraId="4EBA400B" w14:textId="77777777" w:rsidR="00DA466F" w:rsidRPr="00DA466F" w:rsidRDefault="00DA466F" w:rsidP="00DA466F">
            <w:r w:rsidRPr="00DA466F">
              <w:t>CPU 8c / RAM 32GB / SSD 1TB</w:t>
            </w:r>
          </w:p>
        </w:tc>
        <w:tc>
          <w:tcPr>
            <w:tcW w:w="0" w:type="auto"/>
            <w:vAlign w:val="center"/>
            <w:hideMark/>
          </w:tcPr>
          <w:p w14:paraId="5A37B605" w14:textId="77777777" w:rsidR="00DA466F" w:rsidRPr="00DA466F" w:rsidRDefault="00DA466F" w:rsidP="00DA466F">
            <w:r w:rsidRPr="00DA466F">
              <w:t>CPU 12c / RAM 64GB</w:t>
            </w:r>
          </w:p>
        </w:tc>
        <w:tc>
          <w:tcPr>
            <w:tcW w:w="0" w:type="auto"/>
            <w:vAlign w:val="center"/>
            <w:hideMark/>
          </w:tcPr>
          <w:p w14:paraId="264EB75C" w14:textId="77777777" w:rsidR="00DA466F" w:rsidRPr="00DA466F" w:rsidRDefault="00DA466F" w:rsidP="00DA466F">
            <w:proofErr w:type="spellStart"/>
            <w:r w:rsidRPr="00DA466F">
              <w:t>VSCode</w:t>
            </w:r>
            <w:proofErr w:type="spellEnd"/>
            <w:r w:rsidRPr="00DA466F">
              <w:t xml:space="preserve"> + (Cline 또는 </w:t>
            </w:r>
            <w:proofErr w:type="spellStart"/>
            <w:r w:rsidRPr="00DA466F">
              <w:t>RooCode</w:t>
            </w:r>
            <w:proofErr w:type="spellEnd"/>
            <w:r w:rsidRPr="00DA466F">
              <w:t>)</w:t>
            </w:r>
          </w:p>
        </w:tc>
      </w:tr>
      <w:tr w:rsidR="00DA466F" w:rsidRPr="00DA466F" w14:paraId="3CB07709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2038" w14:textId="77777777" w:rsidR="00DA466F" w:rsidRPr="00DA466F" w:rsidRDefault="00DA466F" w:rsidP="00DA466F">
            <w:r w:rsidRPr="00DA466F">
              <w:rPr>
                <w:b/>
                <w:bCs/>
              </w:rPr>
              <w:t>코딩모델 실행</w:t>
            </w:r>
          </w:p>
        </w:tc>
        <w:tc>
          <w:tcPr>
            <w:tcW w:w="0" w:type="auto"/>
            <w:vAlign w:val="center"/>
            <w:hideMark/>
          </w:tcPr>
          <w:p w14:paraId="4778D112" w14:textId="77777777" w:rsidR="00DA466F" w:rsidRPr="00DA466F" w:rsidRDefault="00DA466F" w:rsidP="00DA466F">
            <w:proofErr w:type="spellStart"/>
            <w:r w:rsidRPr="00DA466F">
              <w:t>vLLM</w:t>
            </w:r>
            <w:proofErr w:type="spellEnd"/>
            <w:r w:rsidRPr="00DA466F">
              <w:t xml:space="preserve"> 원격 호출</w:t>
            </w:r>
          </w:p>
        </w:tc>
        <w:tc>
          <w:tcPr>
            <w:tcW w:w="0" w:type="auto"/>
            <w:vAlign w:val="center"/>
            <w:hideMark/>
          </w:tcPr>
          <w:p w14:paraId="00F97962" w14:textId="77777777" w:rsidR="00DA466F" w:rsidRPr="00DA466F" w:rsidRDefault="00DA466F" w:rsidP="00DA466F">
            <w:r w:rsidRPr="00DA466F">
              <w:t>(옵션) 로컬 GPU 24–48GB</w:t>
            </w:r>
          </w:p>
        </w:tc>
        <w:tc>
          <w:tcPr>
            <w:tcW w:w="0" w:type="auto"/>
            <w:vAlign w:val="center"/>
            <w:hideMark/>
          </w:tcPr>
          <w:p w14:paraId="7DB24FE8" w14:textId="77777777" w:rsidR="00DA466F" w:rsidRPr="00DA466F" w:rsidRDefault="00DA466F" w:rsidP="00DA466F">
            <w:r w:rsidRPr="00DA466F">
              <w:t xml:space="preserve">Gemma3 27B 원격 권장, </w:t>
            </w:r>
            <w:proofErr w:type="spellStart"/>
            <w:r w:rsidRPr="00DA466F">
              <w:t>QwenCode</w:t>
            </w:r>
            <w:proofErr w:type="spellEnd"/>
            <w:r w:rsidRPr="00DA466F">
              <w:t xml:space="preserve"> 7–14B는 로컬 24–48GB로 가능(양자화 시)</w:t>
            </w:r>
          </w:p>
        </w:tc>
      </w:tr>
      <w:tr w:rsidR="00DA466F" w:rsidRPr="00DA466F" w14:paraId="27BE778F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6E1B" w14:textId="77777777" w:rsidR="00DA466F" w:rsidRPr="00DA466F" w:rsidRDefault="00DA466F" w:rsidP="00DA466F">
            <w:r w:rsidRPr="00DA466F">
              <w:rPr>
                <w:b/>
                <w:bCs/>
              </w:rPr>
              <w:t>보안/격리</w:t>
            </w:r>
          </w:p>
        </w:tc>
        <w:tc>
          <w:tcPr>
            <w:tcW w:w="0" w:type="auto"/>
            <w:vAlign w:val="center"/>
            <w:hideMark/>
          </w:tcPr>
          <w:p w14:paraId="4233F9D8" w14:textId="77777777" w:rsidR="00DA466F" w:rsidRPr="00DA466F" w:rsidRDefault="00DA466F" w:rsidP="00DA466F">
            <w:proofErr w:type="spellStart"/>
            <w:r w:rsidRPr="00DA466F">
              <w:t>Devcontainer</w:t>
            </w:r>
            <w:proofErr w:type="spellEnd"/>
            <w:r w:rsidRPr="00DA466F">
              <w:t>/읽기우선/PR 전용</w:t>
            </w:r>
          </w:p>
        </w:tc>
        <w:tc>
          <w:tcPr>
            <w:tcW w:w="0" w:type="auto"/>
            <w:vAlign w:val="center"/>
            <w:hideMark/>
          </w:tcPr>
          <w:p w14:paraId="5F04ACDB" w14:textId="77777777" w:rsidR="00DA466F" w:rsidRPr="00DA466F" w:rsidRDefault="00DA466F" w:rsidP="00DA466F">
            <w:r w:rsidRPr="00DA466F">
              <w:t>에이전트 명령 화이트리스트</w:t>
            </w:r>
          </w:p>
        </w:tc>
        <w:tc>
          <w:tcPr>
            <w:tcW w:w="0" w:type="auto"/>
            <w:vAlign w:val="center"/>
            <w:hideMark/>
          </w:tcPr>
          <w:p w14:paraId="51684225" w14:textId="77777777" w:rsidR="00DA466F" w:rsidRPr="00DA466F" w:rsidRDefault="00DA466F" w:rsidP="00DA466F">
            <w:r w:rsidRPr="00DA466F">
              <w:t xml:space="preserve">파일·네트워크 </w:t>
            </w:r>
            <w:proofErr w:type="spellStart"/>
            <w:r w:rsidRPr="00DA466F">
              <w:t>스코핑</w:t>
            </w:r>
            <w:proofErr w:type="spellEnd"/>
            <w:r w:rsidRPr="00DA466F">
              <w:t xml:space="preserve"> 필수</w:t>
            </w:r>
          </w:p>
        </w:tc>
      </w:tr>
    </w:tbl>
    <w:p w14:paraId="50FD74ED" w14:textId="77777777" w:rsidR="00DA466F" w:rsidRPr="00DA466F" w:rsidRDefault="00DA466F" w:rsidP="00DA466F">
      <w:r w:rsidRPr="00DA466F">
        <w:pict w14:anchorId="798E9CAA">
          <v:rect id="_x0000_i1156" style="width:0;height:1.5pt" o:hralign="center" o:hrstd="t" o:hr="t" fillcolor="#a0a0a0" stroked="f"/>
        </w:pict>
      </w:r>
    </w:p>
    <w:p w14:paraId="267B88FB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12. 비용 산정 기준(초안)</w:t>
      </w:r>
    </w:p>
    <w:p w14:paraId="6C42D9B3" w14:textId="77777777" w:rsidR="00DA466F" w:rsidRPr="00DA466F" w:rsidRDefault="00DA466F" w:rsidP="00DA466F">
      <w:r w:rsidRPr="00DA466F">
        <w:rPr>
          <w:b/>
          <w:bCs/>
        </w:rPr>
        <w:t>통화/기준</w:t>
      </w:r>
    </w:p>
    <w:p w14:paraId="5BA6A408" w14:textId="77777777" w:rsidR="00DA466F" w:rsidRPr="00DA466F" w:rsidRDefault="00DA466F" w:rsidP="00DA466F">
      <w:pPr>
        <w:numPr>
          <w:ilvl w:val="0"/>
          <w:numId w:val="17"/>
        </w:numPr>
      </w:pPr>
      <w:r w:rsidRPr="00DA466F">
        <w:t>통화: KRW(부가세 별도). 기준 시점: 2025 Q3. 사내 레지스트리/오프라인 반입 전제.</w:t>
      </w:r>
    </w:p>
    <w:p w14:paraId="22EFB86D" w14:textId="77777777" w:rsidR="00DA466F" w:rsidRPr="00DA466F" w:rsidRDefault="00DA466F" w:rsidP="00DA466F">
      <w:pPr>
        <w:numPr>
          <w:ilvl w:val="0"/>
          <w:numId w:val="17"/>
        </w:numPr>
      </w:pPr>
      <w:r w:rsidRPr="00DA466F">
        <w:t xml:space="preserve">소프트웨어: </w:t>
      </w:r>
      <w:proofErr w:type="spellStart"/>
      <w:r w:rsidRPr="00DA466F">
        <w:t>OpenWebUI</w:t>
      </w:r>
      <w:proofErr w:type="spellEnd"/>
      <w:r w:rsidRPr="00DA466F">
        <w:t xml:space="preserve">(OSS), </w:t>
      </w:r>
      <w:proofErr w:type="spellStart"/>
      <w:r w:rsidRPr="00DA466F">
        <w:t>LiteLLM</w:t>
      </w:r>
      <w:proofErr w:type="spellEnd"/>
      <w:r w:rsidRPr="00DA466F">
        <w:t xml:space="preserve">(OSS), </w:t>
      </w:r>
      <w:proofErr w:type="spellStart"/>
      <w:r w:rsidRPr="00DA466F">
        <w:t>vLLM</w:t>
      </w:r>
      <w:proofErr w:type="spellEnd"/>
      <w:r w:rsidRPr="00DA466F">
        <w:t xml:space="preserve">(OSS), n8n(OSS/Fair-code) → </w:t>
      </w:r>
      <w:r w:rsidRPr="00DA466F">
        <w:rPr>
          <w:b/>
          <w:bCs/>
        </w:rPr>
        <w:t>라이선스 비용 0원</w:t>
      </w:r>
      <w:r w:rsidRPr="00DA466F">
        <w:t xml:space="preserve"> 가정(엔터프라이즈 기능 제외).</w:t>
      </w:r>
    </w:p>
    <w:p w14:paraId="6182E831" w14:textId="77777777" w:rsidR="00DA466F" w:rsidRPr="00DA466F" w:rsidRDefault="00DA466F" w:rsidP="00DA466F">
      <w:pPr>
        <w:numPr>
          <w:ilvl w:val="0"/>
          <w:numId w:val="17"/>
        </w:numPr>
      </w:pPr>
      <w:r w:rsidRPr="00DA466F">
        <w:t xml:space="preserve">하드웨어 단가는 </w:t>
      </w:r>
      <w:r w:rsidRPr="00DA466F">
        <w:rPr>
          <w:b/>
          <w:bCs/>
        </w:rPr>
        <w:t>내부 가정치</w:t>
      </w:r>
      <w:r w:rsidRPr="00DA466F">
        <w:t>로 범위 제공(벤더 견적 수령 후 확정).</w:t>
      </w:r>
    </w:p>
    <w:p w14:paraId="76127B49" w14:textId="77777777" w:rsidR="00DA466F" w:rsidRPr="00DA466F" w:rsidRDefault="00DA466F" w:rsidP="00DA466F">
      <w:r w:rsidRPr="00DA466F">
        <w:rPr>
          <w:b/>
          <w:bCs/>
        </w:rPr>
        <w:t>단가 가정(범위)</w:t>
      </w:r>
    </w:p>
    <w:p w14:paraId="3E109768" w14:textId="77777777" w:rsidR="00DA466F" w:rsidRPr="00DA466F" w:rsidRDefault="00DA466F" w:rsidP="00DA466F">
      <w:pPr>
        <w:numPr>
          <w:ilvl w:val="0"/>
          <w:numId w:val="18"/>
        </w:numPr>
      </w:pPr>
      <w:r w:rsidRPr="00DA466F">
        <w:rPr>
          <w:b/>
          <w:bCs/>
        </w:rPr>
        <w:t>옵션 A: L40S 48GB ×2 장 GPU 서버</w:t>
      </w:r>
      <w:r w:rsidRPr="00DA466F">
        <w:t xml:space="preserve">: </w:t>
      </w:r>
      <w:r w:rsidRPr="00DA466F">
        <w:rPr>
          <w:b/>
          <w:bCs/>
        </w:rPr>
        <w:t>₩35M ~ ₩55M</w:t>
      </w:r>
      <w:r w:rsidRPr="00DA466F">
        <w:t xml:space="preserve"> (CPU/RAM/스토리지 포함 </w:t>
      </w:r>
      <w:proofErr w:type="spellStart"/>
      <w:r w:rsidRPr="00DA466F">
        <w:t>섀시</w:t>
      </w:r>
      <w:proofErr w:type="spellEnd"/>
      <w:r w:rsidRPr="00DA466F">
        <w:t xml:space="preserve"> 2U 기준)</w:t>
      </w:r>
    </w:p>
    <w:p w14:paraId="1D8D3C3D" w14:textId="77777777" w:rsidR="00DA466F" w:rsidRPr="00DA466F" w:rsidRDefault="00DA466F" w:rsidP="00DA466F">
      <w:pPr>
        <w:numPr>
          <w:ilvl w:val="0"/>
          <w:numId w:val="18"/>
        </w:numPr>
      </w:pPr>
      <w:r w:rsidRPr="00DA466F">
        <w:rPr>
          <w:b/>
          <w:bCs/>
        </w:rPr>
        <w:t>옵션 B: H100 80GB ×1 장 GPU 서버</w:t>
      </w:r>
      <w:r w:rsidRPr="00DA466F">
        <w:t xml:space="preserve">: </w:t>
      </w:r>
      <w:r w:rsidRPr="00DA466F">
        <w:rPr>
          <w:b/>
          <w:bCs/>
        </w:rPr>
        <w:t>₩80M ~ ₩140M</w:t>
      </w:r>
    </w:p>
    <w:p w14:paraId="4E4CA043" w14:textId="77777777" w:rsidR="00DA466F" w:rsidRPr="00DA466F" w:rsidRDefault="00DA466F" w:rsidP="00DA466F">
      <w:pPr>
        <w:numPr>
          <w:ilvl w:val="0"/>
          <w:numId w:val="18"/>
        </w:numPr>
      </w:pPr>
      <w:r w:rsidRPr="00DA466F">
        <w:rPr>
          <w:b/>
          <w:bCs/>
        </w:rPr>
        <w:t>AI Server(연계)</w:t>
      </w:r>
      <w:r w:rsidRPr="00DA466F">
        <w:t xml:space="preserve">: </w:t>
      </w:r>
      <w:r w:rsidRPr="00DA466F">
        <w:rPr>
          <w:b/>
          <w:bCs/>
        </w:rPr>
        <w:t>₩3M ~ ₩6M</w:t>
      </w:r>
    </w:p>
    <w:p w14:paraId="6CAD1BB4" w14:textId="77777777" w:rsidR="00DA466F" w:rsidRPr="00DA466F" w:rsidRDefault="00DA466F" w:rsidP="00DA466F">
      <w:pPr>
        <w:numPr>
          <w:ilvl w:val="0"/>
          <w:numId w:val="18"/>
        </w:numPr>
      </w:pPr>
      <w:r w:rsidRPr="00DA466F">
        <w:rPr>
          <w:b/>
          <w:bCs/>
        </w:rPr>
        <w:lastRenderedPageBreak/>
        <w:t>25GbE 스위치/</w:t>
      </w:r>
      <w:proofErr w:type="spellStart"/>
      <w:r w:rsidRPr="00DA466F">
        <w:rPr>
          <w:b/>
          <w:bCs/>
        </w:rPr>
        <w:t>옵틱</w:t>
      </w:r>
      <w:proofErr w:type="spellEnd"/>
      <w:r w:rsidRPr="00DA466F">
        <w:rPr>
          <w:b/>
          <w:bCs/>
        </w:rPr>
        <w:t>(필요 시)</w:t>
      </w:r>
      <w:r w:rsidRPr="00DA466F">
        <w:t xml:space="preserve">: </w:t>
      </w:r>
      <w:r w:rsidRPr="00DA466F">
        <w:rPr>
          <w:b/>
          <w:bCs/>
        </w:rPr>
        <w:t>₩3M ~ ₩8M</w:t>
      </w:r>
    </w:p>
    <w:p w14:paraId="480CC1C6" w14:textId="77777777" w:rsidR="00DA466F" w:rsidRPr="00DA466F" w:rsidRDefault="00DA466F" w:rsidP="00DA466F">
      <w:pPr>
        <w:numPr>
          <w:ilvl w:val="0"/>
          <w:numId w:val="18"/>
        </w:numPr>
      </w:pPr>
      <w:r w:rsidRPr="00DA466F">
        <w:rPr>
          <w:b/>
          <w:bCs/>
        </w:rPr>
        <w:t>스토리지 증설(</w:t>
      </w:r>
      <w:proofErr w:type="spellStart"/>
      <w:r w:rsidRPr="00DA466F">
        <w:rPr>
          <w:b/>
          <w:bCs/>
        </w:rPr>
        <w:t>NVMe</w:t>
      </w:r>
      <w:proofErr w:type="spellEnd"/>
      <w:r w:rsidRPr="00DA466F">
        <w:rPr>
          <w:b/>
          <w:bCs/>
        </w:rPr>
        <w:t xml:space="preserve"> 2TB×2)</w:t>
      </w:r>
      <w:r w:rsidRPr="00DA466F">
        <w:t xml:space="preserve">: </w:t>
      </w:r>
      <w:r w:rsidRPr="00DA466F">
        <w:rPr>
          <w:b/>
          <w:bCs/>
        </w:rPr>
        <w:t>₩0.2M ~ ₩0.4M</w:t>
      </w:r>
    </w:p>
    <w:p w14:paraId="2C72ACA9" w14:textId="77777777" w:rsidR="00DA466F" w:rsidRPr="00DA466F" w:rsidRDefault="00DA466F" w:rsidP="00DA466F">
      <w:pPr>
        <w:numPr>
          <w:ilvl w:val="0"/>
          <w:numId w:val="18"/>
        </w:numPr>
      </w:pPr>
      <w:proofErr w:type="spellStart"/>
      <w:r w:rsidRPr="00DA466F">
        <w:rPr>
          <w:b/>
          <w:bCs/>
        </w:rPr>
        <w:t>랙</w:t>
      </w:r>
      <w:proofErr w:type="spellEnd"/>
      <w:r w:rsidRPr="00DA466F">
        <w:rPr>
          <w:b/>
          <w:bCs/>
        </w:rPr>
        <w:t>/전원 부자재</w:t>
      </w:r>
      <w:r w:rsidRPr="00DA466F">
        <w:t xml:space="preserve">: </w:t>
      </w:r>
      <w:r w:rsidRPr="00DA466F">
        <w:rPr>
          <w:b/>
          <w:bCs/>
        </w:rPr>
        <w:t>₩0.5M ~ ₩1.0M</w:t>
      </w:r>
    </w:p>
    <w:p w14:paraId="4656A02B" w14:textId="77777777" w:rsidR="00DA466F" w:rsidRPr="00DA466F" w:rsidRDefault="00DA466F" w:rsidP="00DA466F">
      <w:pPr>
        <w:numPr>
          <w:ilvl w:val="0"/>
          <w:numId w:val="18"/>
        </w:numPr>
      </w:pPr>
      <w:r w:rsidRPr="00DA466F">
        <w:rPr>
          <w:b/>
          <w:bCs/>
        </w:rPr>
        <w:t>구축 인건비</w:t>
      </w:r>
      <w:r w:rsidRPr="00DA466F">
        <w:t>: 기본 5</w:t>
      </w:r>
      <w:del w:id="0" w:author="Unknown">
        <w:r w:rsidRPr="00DA466F">
          <w:delText>10 MD / 보안·로그 고도화 3</w:delText>
        </w:r>
      </w:del>
      <w:r w:rsidRPr="00DA466F">
        <w:t xml:space="preserve">5 MD </w:t>
      </w:r>
      <w:r w:rsidRPr="00DA466F">
        <w:rPr>
          <w:i/>
          <w:iCs/>
        </w:rPr>
        <w:t>(MD 단가는 내부 기준 적용)</w:t>
      </w:r>
    </w:p>
    <w:p w14:paraId="044B641F" w14:textId="77777777" w:rsidR="00DA466F" w:rsidRPr="00DA466F" w:rsidRDefault="00DA466F" w:rsidP="00DA466F">
      <w:r w:rsidRPr="00DA466F">
        <w:rPr>
          <w:b/>
          <w:bCs/>
        </w:rPr>
        <w:t>산정 방식</w:t>
      </w:r>
    </w:p>
    <w:p w14:paraId="5B4CAC36" w14:textId="77777777" w:rsidR="00DA466F" w:rsidRPr="00DA466F" w:rsidRDefault="00DA466F" w:rsidP="00DA466F">
      <w:pPr>
        <w:numPr>
          <w:ilvl w:val="0"/>
          <w:numId w:val="19"/>
        </w:numPr>
      </w:pPr>
      <w:r w:rsidRPr="00DA466F">
        <w:rPr>
          <w:b/>
          <w:bCs/>
        </w:rPr>
        <w:t>CAPEX</w:t>
      </w:r>
      <w:r w:rsidRPr="00DA466F">
        <w:t xml:space="preserve"> = (GPU 서버 단가 × 수량) + (AI Server × 수량) + 네트워크/스토리지/부자재 + 구축 MD×단가</w:t>
      </w:r>
    </w:p>
    <w:p w14:paraId="2777813D" w14:textId="77777777" w:rsidR="00DA466F" w:rsidRPr="00DA466F" w:rsidRDefault="00DA466F" w:rsidP="00DA466F">
      <w:pPr>
        <w:numPr>
          <w:ilvl w:val="0"/>
          <w:numId w:val="19"/>
        </w:numPr>
      </w:pPr>
      <w:r w:rsidRPr="00DA466F">
        <w:rPr>
          <w:b/>
          <w:bCs/>
        </w:rPr>
        <w:t>OPEX(전력)</w:t>
      </w:r>
      <w:r w:rsidRPr="00DA466F">
        <w:t xml:space="preserve"> = 장비 kW × 평균가동률 × 720h × 전력단가 × PUE</w:t>
      </w:r>
    </w:p>
    <w:p w14:paraId="2EA5D109" w14:textId="77777777" w:rsidR="00DA466F" w:rsidRPr="00DA466F" w:rsidRDefault="00DA466F" w:rsidP="00DA466F">
      <w:pPr>
        <w:numPr>
          <w:ilvl w:val="1"/>
          <w:numId w:val="19"/>
        </w:numPr>
      </w:pPr>
      <w:r w:rsidRPr="00DA466F">
        <w:t xml:space="preserve">전력단가 가정: </w:t>
      </w:r>
      <w:r w:rsidRPr="00DA466F">
        <w:rPr>
          <w:b/>
          <w:bCs/>
        </w:rPr>
        <w:t>₩180/kWh</w:t>
      </w:r>
      <w:r w:rsidRPr="00DA466F">
        <w:t xml:space="preserve">, PUE: </w:t>
      </w:r>
      <w:r w:rsidRPr="00DA466F">
        <w:rPr>
          <w:b/>
          <w:bCs/>
        </w:rPr>
        <w:t>1.5</w:t>
      </w:r>
      <w:r w:rsidRPr="00DA466F">
        <w:t xml:space="preserve">, 평균가동률: </w:t>
      </w:r>
      <w:r w:rsidRPr="00DA466F">
        <w:rPr>
          <w:b/>
          <w:bCs/>
        </w:rPr>
        <w:t>60%</w:t>
      </w:r>
    </w:p>
    <w:p w14:paraId="2A5111E0" w14:textId="77777777" w:rsidR="00DA466F" w:rsidRPr="00DA466F" w:rsidRDefault="00DA466F" w:rsidP="00DA466F">
      <w:r w:rsidRPr="00DA466F">
        <w:pict w14:anchorId="6F1D1459">
          <v:rect id="_x0000_i1157" style="width:0;height:1.5pt" o:hralign="center" o:hrstd="t" o:hr="t" fillcolor="#a0a0a0" stroked="f"/>
        </w:pict>
      </w:r>
    </w:p>
    <w:p w14:paraId="03277C6B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13. 예시 견적(범위, 1세트 기준)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1904"/>
        <w:gridCol w:w="2032"/>
        <w:gridCol w:w="2632"/>
      </w:tblGrid>
      <w:tr w:rsidR="00DA466F" w:rsidRPr="00DA466F" w14:paraId="1B6C4A12" w14:textId="77777777" w:rsidTr="00DA4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CD7A2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F49359F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옵션 A: L40S×2</w:t>
            </w:r>
          </w:p>
        </w:tc>
        <w:tc>
          <w:tcPr>
            <w:tcW w:w="0" w:type="auto"/>
            <w:vAlign w:val="center"/>
            <w:hideMark/>
          </w:tcPr>
          <w:p w14:paraId="169B0874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옵션 B: H100×1</w:t>
            </w:r>
          </w:p>
        </w:tc>
        <w:tc>
          <w:tcPr>
            <w:tcW w:w="0" w:type="auto"/>
            <w:vAlign w:val="center"/>
            <w:hideMark/>
          </w:tcPr>
          <w:p w14:paraId="54A00F00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비고</w:t>
            </w:r>
          </w:p>
        </w:tc>
      </w:tr>
      <w:tr w:rsidR="00DA466F" w:rsidRPr="00DA466F" w14:paraId="23675083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4A90" w14:textId="77777777" w:rsidR="00DA466F" w:rsidRPr="00DA466F" w:rsidRDefault="00DA466F" w:rsidP="00DA466F">
            <w:r w:rsidRPr="00DA466F">
              <w:t>GPU 서버(본체 포함)</w:t>
            </w:r>
          </w:p>
        </w:tc>
        <w:tc>
          <w:tcPr>
            <w:tcW w:w="0" w:type="auto"/>
            <w:vAlign w:val="center"/>
            <w:hideMark/>
          </w:tcPr>
          <w:p w14:paraId="69D34EBA" w14:textId="77777777" w:rsidR="00DA466F" w:rsidRPr="00DA466F" w:rsidRDefault="00DA466F" w:rsidP="00DA466F">
            <w:r w:rsidRPr="00DA466F">
              <w:t>₩35M~₩55M</w:t>
            </w:r>
          </w:p>
        </w:tc>
        <w:tc>
          <w:tcPr>
            <w:tcW w:w="0" w:type="auto"/>
            <w:vAlign w:val="center"/>
            <w:hideMark/>
          </w:tcPr>
          <w:p w14:paraId="6A801C4B" w14:textId="77777777" w:rsidR="00DA466F" w:rsidRPr="00DA466F" w:rsidRDefault="00DA466F" w:rsidP="00DA466F">
            <w:r w:rsidRPr="00DA466F">
              <w:t>₩80M~₩140M</w:t>
            </w:r>
          </w:p>
        </w:tc>
        <w:tc>
          <w:tcPr>
            <w:tcW w:w="0" w:type="auto"/>
            <w:vAlign w:val="center"/>
            <w:hideMark/>
          </w:tcPr>
          <w:p w14:paraId="4FCA6A92" w14:textId="77777777" w:rsidR="00DA466F" w:rsidRPr="00DA466F" w:rsidRDefault="00DA466F" w:rsidP="00DA466F">
            <w:proofErr w:type="spellStart"/>
            <w:r w:rsidRPr="00DA466F">
              <w:t>vLLM</w:t>
            </w:r>
            <w:proofErr w:type="spellEnd"/>
            <w:r w:rsidRPr="00DA466F">
              <w:t xml:space="preserve"> 포함 구성</w:t>
            </w:r>
          </w:p>
        </w:tc>
      </w:tr>
      <w:tr w:rsidR="00DA466F" w:rsidRPr="00DA466F" w14:paraId="0F3B06CC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7387" w14:textId="77777777" w:rsidR="00DA466F" w:rsidRPr="00DA466F" w:rsidRDefault="00DA466F" w:rsidP="00DA466F">
            <w:r w:rsidRPr="00DA466F">
              <w:t>AI Server</w:t>
            </w:r>
          </w:p>
        </w:tc>
        <w:tc>
          <w:tcPr>
            <w:tcW w:w="0" w:type="auto"/>
            <w:vAlign w:val="center"/>
            <w:hideMark/>
          </w:tcPr>
          <w:p w14:paraId="06C4D5E4" w14:textId="77777777" w:rsidR="00DA466F" w:rsidRPr="00DA466F" w:rsidRDefault="00DA466F" w:rsidP="00DA466F">
            <w:r w:rsidRPr="00DA466F">
              <w:t>₩3M~₩6M</w:t>
            </w:r>
          </w:p>
        </w:tc>
        <w:tc>
          <w:tcPr>
            <w:tcW w:w="0" w:type="auto"/>
            <w:vAlign w:val="center"/>
            <w:hideMark/>
          </w:tcPr>
          <w:p w14:paraId="484E491F" w14:textId="77777777" w:rsidR="00DA466F" w:rsidRPr="00DA466F" w:rsidRDefault="00DA466F" w:rsidP="00DA466F">
            <w:r w:rsidRPr="00DA466F">
              <w:t>₩3M~₩6M</w:t>
            </w:r>
          </w:p>
        </w:tc>
        <w:tc>
          <w:tcPr>
            <w:tcW w:w="0" w:type="auto"/>
            <w:vAlign w:val="center"/>
            <w:hideMark/>
          </w:tcPr>
          <w:p w14:paraId="7E57F410" w14:textId="77777777" w:rsidR="00DA466F" w:rsidRPr="00DA466F" w:rsidRDefault="00DA466F" w:rsidP="00DA466F">
            <w:proofErr w:type="spellStart"/>
            <w:r w:rsidRPr="00DA466F">
              <w:t>OpenWebUI</w:t>
            </w:r>
            <w:proofErr w:type="spellEnd"/>
            <w:r w:rsidRPr="00DA466F">
              <w:t>/</w:t>
            </w:r>
            <w:proofErr w:type="spellStart"/>
            <w:r w:rsidRPr="00DA466F">
              <w:t>LiteLLM</w:t>
            </w:r>
            <w:proofErr w:type="spellEnd"/>
            <w:r w:rsidRPr="00DA466F">
              <w:t>/n8n</w:t>
            </w:r>
          </w:p>
        </w:tc>
      </w:tr>
      <w:tr w:rsidR="00DA466F" w:rsidRPr="00DA466F" w14:paraId="7BE9EDBA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72AF" w14:textId="77777777" w:rsidR="00DA466F" w:rsidRPr="00DA466F" w:rsidRDefault="00DA466F" w:rsidP="00DA466F">
            <w:r w:rsidRPr="00DA466F">
              <w:t>네트워크(선택)</w:t>
            </w:r>
          </w:p>
        </w:tc>
        <w:tc>
          <w:tcPr>
            <w:tcW w:w="0" w:type="auto"/>
            <w:vAlign w:val="center"/>
            <w:hideMark/>
          </w:tcPr>
          <w:p w14:paraId="68BC94B7" w14:textId="77777777" w:rsidR="00DA466F" w:rsidRPr="00DA466F" w:rsidRDefault="00DA466F" w:rsidP="00DA466F">
            <w:r w:rsidRPr="00DA466F">
              <w:t>₩3M~₩8M</w:t>
            </w:r>
          </w:p>
        </w:tc>
        <w:tc>
          <w:tcPr>
            <w:tcW w:w="0" w:type="auto"/>
            <w:vAlign w:val="center"/>
            <w:hideMark/>
          </w:tcPr>
          <w:p w14:paraId="25A214F6" w14:textId="77777777" w:rsidR="00DA466F" w:rsidRPr="00DA466F" w:rsidRDefault="00DA466F" w:rsidP="00DA466F">
            <w:r w:rsidRPr="00DA466F">
              <w:t>₩3M~₩8M</w:t>
            </w:r>
          </w:p>
        </w:tc>
        <w:tc>
          <w:tcPr>
            <w:tcW w:w="0" w:type="auto"/>
            <w:vAlign w:val="center"/>
            <w:hideMark/>
          </w:tcPr>
          <w:p w14:paraId="560AEB18" w14:textId="77777777" w:rsidR="00DA466F" w:rsidRPr="00DA466F" w:rsidRDefault="00DA466F" w:rsidP="00DA466F">
            <w:r w:rsidRPr="00DA466F">
              <w:t>25GbE 스위치/</w:t>
            </w:r>
            <w:proofErr w:type="spellStart"/>
            <w:r w:rsidRPr="00DA466F">
              <w:t>옵틱</w:t>
            </w:r>
            <w:proofErr w:type="spellEnd"/>
          </w:p>
        </w:tc>
      </w:tr>
      <w:tr w:rsidR="00DA466F" w:rsidRPr="00DA466F" w14:paraId="65B4DF9E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FBFE" w14:textId="77777777" w:rsidR="00DA466F" w:rsidRPr="00DA466F" w:rsidRDefault="00DA466F" w:rsidP="00DA466F">
            <w:r w:rsidRPr="00DA466F">
              <w:t>스토리지 증설</w:t>
            </w:r>
          </w:p>
        </w:tc>
        <w:tc>
          <w:tcPr>
            <w:tcW w:w="0" w:type="auto"/>
            <w:vAlign w:val="center"/>
            <w:hideMark/>
          </w:tcPr>
          <w:p w14:paraId="5C3D3030" w14:textId="77777777" w:rsidR="00DA466F" w:rsidRPr="00DA466F" w:rsidRDefault="00DA466F" w:rsidP="00DA466F">
            <w:r w:rsidRPr="00DA466F">
              <w:t>₩0.2M~₩0.4M</w:t>
            </w:r>
          </w:p>
        </w:tc>
        <w:tc>
          <w:tcPr>
            <w:tcW w:w="0" w:type="auto"/>
            <w:vAlign w:val="center"/>
            <w:hideMark/>
          </w:tcPr>
          <w:p w14:paraId="326E9760" w14:textId="77777777" w:rsidR="00DA466F" w:rsidRPr="00DA466F" w:rsidRDefault="00DA466F" w:rsidP="00DA466F">
            <w:r w:rsidRPr="00DA466F">
              <w:t>₩0.2M~₩0.4M</w:t>
            </w:r>
          </w:p>
        </w:tc>
        <w:tc>
          <w:tcPr>
            <w:tcW w:w="0" w:type="auto"/>
            <w:vAlign w:val="center"/>
            <w:hideMark/>
          </w:tcPr>
          <w:p w14:paraId="57B213F7" w14:textId="77777777" w:rsidR="00DA466F" w:rsidRPr="00DA466F" w:rsidRDefault="00DA466F" w:rsidP="00DA466F">
            <w:proofErr w:type="spellStart"/>
            <w:r w:rsidRPr="00DA466F">
              <w:t>NVMe</w:t>
            </w:r>
            <w:proofErr w:type="spellEnd"/>
            <w:r w:rsidRPr="00DA466F">
              <w:t xml:space="preserve"> 2TB×2</w:t>
            </w:r>
          </w:p>
        </w:tc>
      </w:tr>
      <w:tr w:rsidR="00DA466F" w:rsidRPr="00DA466F" w14:paraId="0B818166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39806" w14:textId="77777777" w:rsidR="00DA466F" w:rsidRPr="00DA466F" w:rsidRDefault="00DA466F" w:rsidP="00DA466F">
            <w:proofErr w:type="spellStart"/>
            <w:r w:rsidRPr="00DA466F">
              <w:t>랙</w:t>
            </w:r>
            <w:proofErr w:type="spellEnd"/>
            <w:r w:rsidRPr="00DA466F">
              <w:t>/전원 부자재</w:t>
            </w:r>
          </w:p>
        </w:tc>
        <w:tc>
          <w:tcPr>
            <w:tcW w:w="0" w:type="auto"/>
            <w:vAlign w:val="center"/>
            <w:hideMark/>
          </w:tcPr>
          <w:p w14:paraId="2A1C000A" w14:textId="77777777" w:rsidR="00DA466F" w:rsidRPr="00DA466F" w:rsidRDefault="00DA466F" w:rsidP="00DA466F">
            <w:r w:rsidRPr="00DA466F">
              <w:t>₩0.5M~₩1.0M</w:t>
            </w:r>
          </w:p>
        </w:tc>
        <w:tc>
          <w:tcPr>
            <w:tcW w:w="0" w:type="auto"/>
            <w:vAlign w:val="center"/>
            <w:hideMark/>
          </w:tcPr>
          <w:p w14:paraId="0F3A3BA7" w14:textId="77777777" w:rsidR="00DA466F" w:rsidRPr="00DA466F" w:rsidRDefault="00DA466F" w:rsidP="00DA466F">
            <w:r w:rsidRPr="00DA466F">
              <w:t>₩0.5M~₩1.0M</w:t>
            </w:r>
          </w:p>
        </w:tc>
        <w:tc>
          <w:tcPr>
            <w:tcW w:w="0" w:type="auto"/>
            <w:vAlign w:val="center"/>
            <w:hideMark/>
          </w:tcPr>
          <w:p w14:paraId="480F3C1A" w14:textId="77777777" w:rsidR="00DA466F" w:rsidRPr="00DA466F" w:rsidRDefault="00DA466F" w:rsidP="00DA466F"/>
        </w:tc>
      </w:tr>
      <w:tr w:rsidR="00DA466F" w:rsidRPr="00DA466F" w14:paraId="09EC5C1C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D244" w14:textId="77777777" w:rsidR="00DA466F" w:rsidRPr="00DA466F" w:rsidRDefault="00DA466F" w:rsidP="00DA466F">
            <w:r w:rsidRPr="00DA466F">
              <w:rPr>
                <w:b/>
                <w:bCs/>
              </w:rPr>
              <w:t>소계(CAPEX)</w:t>
            </w:r>
          </w:p>
        </w:tc>
        <w:tc>
          <w:tcPr>
            <w:tcW w:w="0" w:type="auto"/>
            <w:vAlign w:val="center"/>
            <w:hideMark/>
          </w:tcPr>
          <w:p w14:paraId="7E88349F" w14:textId="77777777" w:rsidR="00DA466F" w:rsidRPr="00DA466F" w:rsidRDefault="00DA466F" w:rsidP="00DA466F">
            <w:r w:rsidRPr="00DA466F">
              <w:rPr>
                <w:b/>
                <w:bCs/>
              </w:rPr>
              <w:t>₩41.7M~₩70.4M</w:t>
            </w:r>
          </w:p>
        </w:tc>
        <w:tc>
          <w:tcPr>
            <w:tcW w:w="0" w:type="auto"/>
            <w:vAlign w:val="center"/>
            <w:hideMark/>
          </w:tcPr>
          <w:p w14:paraId="4A57A143" w14:textId="77777777" w:rsidR="00DA466F" w:rsidRPr="00DA466F" w:rsidRDefault="00DA466F" w:rsidP="00DA466F">
            <w:r w:rsidRPr="00DA466F">
              <w:rPr>
                <w:b/>
                <w:bCs/>
              </w:rPr>
              <w:t>₩86.7M~₩155.4M</w:t>
            </w:r>
          </w:p>
        </w:tc>
        <w:tc>
          <w:tcPr>
            <w:tcW w:w="0" w:type="auto"/>
            <w:vAlign w:val="center"/>
            <w:hideMark/>
          </w:tcPr>
          <w:p w14:paraId="1ED26EAB" w14:textId="77777777" w:rsidR="00DA466F" w:rsidRPr="00DA466F" w:rsidRDefault="00DA466F" w:rsidP="00DA466F">
            <w:r w:rsidRPr="00DA466F">
              <w:t>인건비 제외</w:t>
            </w:r>
          </w:p>
        </w:tc>
      </w:tr>
      <w:tr w:rsidR="00DA466F" w:rsidRPr="00DA466F" w14:paraId="4CD1018A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6444F" w14:textId="77777777" w:rsidR="00DA466F" w:rsidRPr="00DA466F" w:rsidRDefault="00DA466F" w:rsidP="00DA466F">
            <w:r w:rsidRPr="00DA466F">
              <w:t>구축 인건비(예: 10MD)</w:t>
            </w:r>
          </w:p>
        </w:tc>
        <w:tc>
          <w:tcPr>
            <w:tcW w:w="0" w:type="auto"/>
            <w:vAlign w:val="center"/>
            <w:hideMark/>
          </w:tcPr>
          <w:p w14:paraId="5EC775FF" w14:textId="77777777" w:rsidR="00DA466F" w:rsidRPr="00DA466F" w:rsidRDefault="00DA466F" w:rsidP="00DA466F">
            <w:r w:rsidRPr="00DA466F">
              <w:rPr>
                <w:b/>
                <w:bCs/>
              </w:rPr>
              <w:t>+ (10 × MD단가)</w:t>
            </w:r>
          </w:p>
        </w:tc>
        <w:tc>
          <w:tcPr>
            <w:tcW w:w="0" w:type="auto"/>
            <w:vAlign w:val="center"/>
            <w:hideMark/>
          </w:tcPr>
          <w:p w14:paraId="250695AC" w14:textId="77777777" w:rsidR="00DA466F" w:rsidRPr="00DA466F" w:rsidRDefault="00DA466F" w:rsidP="00DA466F">
            <w:r w:rsidRPr="00DA466F">
              <w:rPr>
                <w:b/>
                <w:bCs/>
              </w:rPr>
              <w:t>+ (10 × MD단가)</w:t>
            </w:r>
          </w:p>
        </w:tc>
        <w:tc>
          <w:tcPr>
            <w:tcW w:w="0" w:type="auto"/>
            <w:vAlign w:val="center"/>
            <w:hideMark/>
          </w:tcPr>
          <w:p w14:paraId="08A8BFC1" w14:textId="77777777" w:rsidR="00DA466F" w:rsidRPr="00DA466F" w:rsidRDefault="00DA466F" w:rsidP="00DA466F">
            <w:r w:rsidRPr="00DA466F">
              <w:t>PoC~운영전환 포함</w:t>
            </w:r>
          </w:p>
        </w:tc>
      </w:tr>
    </w:tbl>
    <w:p w14:paraId="0934EE57" w14:textId="77777777" w:rsidR="00DA466F" w:rsidRPr="00DA466F" w:rsidRDefault="00DA466F" w:rsidP="00DA466F">
      <w:r w:rsidRPr="00DA466F">
        <w:rPr>
          <w:i/>
          <w:iCs/>
        </w:rPr>
        <w:t xml:space="preserve">위 금액은 </w:t>
      </w:r>
      <w:r w:rsidRPr="00DA466F">
        <w:rPr>
          <w:b/>
          <w:bCs/>
          <w:i/>
          <w:iCs/>
        </w:rPr>
        <w:t>가정 범위</w:t>
      </w:r>
      <w:r w:rsidRPr="00DA466F">
        <w:rPr>
          <w:i/>
          <w:iCs/>
        </w:rPr>
        <w:t>입니다. 실제 견적은 공급사·재고·환율에 따라 변동됩니다.</w:t>
      </w:r>
    </w:p>
    <w:p w14:paraId="4EA845F6" w14:textId="77777777" w:rsidR="00DA466F" w:rsidRPr="00DA466F" w:rsidRDefault="00DA466F" w:rsidP="00DA466F">
      <w:r w:rsidRPr="00DA466F">
        <w:pict w14:anchorId="49A29E6E">
          <v:rect id="_x0000_i1158" style="width:0;height:1.5pt" o:hralign="center" o:hrstd="t" o:hr="t" fillcolor="#a0a0a0" stroked="f"/>
        </w:pict>
      </w:r>
    </w:p>
    <w:p w14:paraId="2890DDB6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14. OPEX(전력/유지보수) 추정</w:t>
      </w:r>
    </w:p>
    <w:p w14:paraId="589665CF" w14:textId="77777777" w:rsidR="00DA466F" w:rsidRPr="00DA466F" w:rsidRDefault="00DA466F" w:rsidP="00DA466F">
      <w:r w:rsidRPr="00DA466F">
        <w:rPr>
          <w:b/>
          <w:bCs/>
        </w:rPr>
        <w:t>전력 가정 계산</w:t>
      </w:r>
    </w:p>
    <w:p w14:paraId="1CCC961C" w14:textId="77777777" w:rsidR="00DA466F" w:rsidRPr="00DA466F" w:rsidRDefault="00DA466F" w:rsidP="00DA466F">
      <w:pPr>
        <w:numPr>
          <w:ilvl w:val="0"/>
          <w:numId w:val="20"/>
        </w:numPr>
      </w:pPr>
      <w:r w:rsidRPr="00DA466F">
        <w:lastRenderedPageBreak/>
        <w:t xml:space="preserve">옵션 A(L40S×2): 1.5kW 명목 × 60% × 720h × ₩180 × PUE 1.5 </w:t>
      </w:r>
      <w:r w:rsidRPr="00DA466F">
        <w:rPr>
          <w:rFonts w:ascii="Cambria Math" w:hAnsi="Cambria Math" w:cs="Cambria Math"/>
        </w:rPr>
        <w:t>≈</w:t>
      </w:r>
      <w:r w:rsidRPr="00DA466F">
        <w:t xml:space="preserve"> </w:t>
      </w:r>
      <w:r w:rsidRPr="00DA466F">
        <w:rPr>
          <w:b/>
          <w:bCs/>
        </w:rPr>
        <w:t>₩175k/월</w:t>
      </w:r>
      <w:r w:rsidRPr="00DA466F">
        <w:t xml:space="preserve"> (연간 </w:t>
      </w:r>
      <w:r w:rsidRPr="00DA466F">
        <w:rPr>
          <w:b/>
          <w:bCs/>
        </w:rPr>
        <w:t>₩2.1M</w:t>
      </w:r>
      <w:r w:rsidRPr="00DA466F">
        <w:t>)</w:t>
      </w:r>
    </w:p>
    <w:p w14:paraId="6FA776D4" w14:textId="77777777" w:rsidR="00DA466F" w:rsidRPr="00DA466F" w:rsidRDefault="00DA466F" w:rsidP="00DA466F">
      <w:pPr>
        <w:numPr>
          <w:ilvl w:val="0"/>
          <w:numId w:val="20"/>
        </w:numPr>
      </w:pPr>
      <w:r w:rsidRPr="00DA466F">
        <w:t xml:space="preserve">옵션 B(H100×1): 3.0kW 명목 × 60% × 720h × ₩180 × PUE 1.5 </w:t>
      </w:r>
      <w:r w:rsidRPr="00DA466F">
        <w:rPr>
          <w:rFonts w:ascii="Cambria Math" w:hAnsi="Cambria Math" w:cs="Cambria Math"/>
        </w:rPr>
        <w:t>≈</w:t>
      </w:r>
      <w:r w:rsidRPr="00DA466F">
        <w:t xml:space="preserve"> </w:t>
      </w:r>
      <w:r w:rsidRPr="00DA466F">
        <w:rPr>
          <w:b/>
          <w:bCs/>
        </w:rPr>
        <w:t>₩350k/월</w:t>
      </w:r>
      <w:r w:rsidRPr="00DA466F">
        <w:t xml:space="preserve"> (연간 </w:t>
      </w:r>
      <w:r w:rsidRPr="00DA466F">
        <w:rPr>
          <w:b/>
          <w:bCs/>
        </w:rPr>
        <w:t>₩4.2M</w:t>
      </w:r>
      <w:r w:rsidRPr="00DA466F">
        <w:t>)</w:t>
      </w:r>
    </w:p>
    <w:p w14:paraId="068687DF" w14:textId="77777777" w:rsidR="00DA466F" w:rsidRPr="00DA466F" w:rsidRDefault="00DA466F" w:rsidP="00DA466F">
      <w:r w:rsidRPr="00DA466F">
        <w:rPr>
          <w:b/>
          <w:bCs/>
        </w:rPr>
        <w:t>유지보수</w:t>
      </w:r>
    </w:p>
    <w:p w14:paraId="72173C5E" w14:textId="77777777" w:rsidR="00DA466F" w:rsidRPr="00DA466F" w:rsidRDefault="00DA466F" w:rsidP="00DA466F">
      <w:pPr>
        <w:numPr>
          <w:ilvl w:val="0"/>
          <w:numId w:val="21"/>
        </w:numPr>
      </w:pPr>
      <w:r w:rsidRPr="00DA466F">
        <w:t>하드웨어 보증 3년(권장</w:t>
      </w:r>
      <w:proofErr w:type="gramStart"/>
      <w:r w:rsidRPr="00DA466F">
        <w:t>) /</w:t>
      </w:r>
      <w:proofErr w:type="gramEnd"/>
      <w:r w:rsidRPr="00DA466F">
        <w:t xml:space="preserve"> 연장 시 연 </w:t>
      </w:r>
      <w:r w:rsidRPr="00DA466F">
        <w:rPr>
          <w:b/>
          <w:bCs/>
        </w:rPr>
        <w:t>5~12%</w:t>
      </w:r>
      <w:r w:rsidRPr="00DA466F">
        <w:t>(장비가 기준) 가정.</w:t>
      </w:r>
    </w:p>
    <w:p w14:paraId="0073D17F" w14:textId="77777777" w:rsidR="00DA466F" w:rsidRPr="00DA466F" w:rsidRDefault="00DA466F" w:rsidP="00DA466F">
      <w:pPr>
        <w:numPr>
          <w:ilvl w:val="0"/>
          <w:numId w:val="21"/>
        </w:numPr>
      </w:pPr>
      <w:r w:rsidRPr="00DA466F">
        <w:t xml:space="preserve">소프트웨어는 OSS 운영: </w:t>
      </w:r>
      <w:proofErr w:type="spellStart"/>
      <w:r w:rsidRPr="00DA466F">
        <w:t>보안패치</w:t>
      </w:r>
      <w:proofErr w:type="spellEnd"/>
      <w:r w:rsidRPr="00DA466F">
        <w:t>·업데이트는 월간 패치 윈도우에 포함.</w:t>
      </w:r>
    </w:p>
    <w:p w14:paraId="7638A59D" w14:textId="77777777" w:rsidR="00DA466F" w:rsidRPr="00DA466F" w:rsidRDefault="00DA466F" w:rsidP="00DA466F">
      <w:r w:rsidRPr="00DA466F">
        <w:pict w14:anchorId="7EA4C4CA">
          <v:rect id="_x0000_i1159" style="width:0;height:1.5pt" o:hralign="center" o:hrstd="t" o:hr="t" fillcolor="#a0a0a0" stroked="f"/>
        </w:pict>
      </w:r>
    </w:p>
    <w:p w14:paraId="763665E1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15. 비용 기준의 활용과 한계</w:t>
      </w:r>
    </w:p>
    <w:p w14:paraId="1FEF590F" w14:textId="77777777" w:rsidR="00DA466F" w:rsidRPr="00DA466F" w:rsidRDefault="00DA466F" w:rsidP="00DA466F">
      <w:pPr>
        <w:numPr>
          <w:ilvl w:val="0"/>
          <w:numId w:val="22"/>
        </w:numPr>
      </w:pPr>
      <w:r w:rsidRPr="00DA466F">
        <w:t xml:space="preserve">본 문서의 비용은 </w:t>
      </w:r>
      <w:r w:rsidRPr="00DA466F">
        <w:rPr>
          <w:b/>
          <w:bCs/>
        </w:rPr>
        <w:t>의사결정용 추정치</w:t>
      </w:r>
      <w:r w:rsidRPr="00DA466F">
        <w:t>입니다(</w:t>
      </w:r>
      <w:proofErr w:type="spellStart"/>
      <w:r w:rsidRPr="00DA466F">
        <w:t>비교</w:t>
      </w:r>
      <w:r w:rsidRPr="00DA466F">
        <w:rPr>
          <w:rFonts w:ascii="Noto Sans KR" w:eastAsia="Noto Sans KR" w:hAnsi="Noto Sans KR" w:cs="Noto Sans KR" w:hint="eastAsia"/>
        </w:rPr>
        <w:t>・</w:t>
      </w:r>
      <w:r w:rsidRPr="00DA466F">
        <w:rPr>
          <w:rFonts w:ascii="맑은 고딕" w:eastAsia="맑은 고딕" w:hAnsi="맑은 고딕" w:cs="맑은 고딕" w:hint="eastAsia"/>
        </w:rPr>
        <w:t>예산</w:t>
      </w:r>
      <w:proofErr w:type="spellEnd"/>
      <w:r w:rsidRPr="00DA466F">
        <w:t xml:space="preserve"> 책정). 실제 발주는 </w:t>
      </w:r>
      <w:r w:rsidRPr="00DA466F">
        <w:rPr>
          <w:b/>
          <w:bCs/>
        </w:rPr>
        <w:t>공식 견적</w:t>
      </w:r>
      <w:r w:rsidRPr="00DA466F">
        <w:t>으로 대체.</w:t>
      </w:r>
    </w:p>
    <w:p w14:paraId="3C3852B7" w14:textId="77777777" w:rsidR="00DA466F" w:rsidRPr="00DA466F" w:rsidRDefault="00DA466F" w:rsidP="00DA466F">
      <w:pPr>
        <w:numPr>
          <w:ilvl w:val="0"/>
          <w:numId w:val="22"/>
        </w:numPr>
      </w:pPr>
      <w:r w:rsidRPr="00DA466F">
        <w:t xml:space="preserve">공급망·정책에 따라 </w:t>
      </w:r>
      <w:r w:rsidRPr="00DA466F">
        <w:rPr>
          <w:b/>
          <w:bCs/>
        </w:rPr>
        <w:t>n8n 엔터프라이즈</w:t>
      </w:r>
      <w:r w:rsidRPr="00DA466F">
        <w:t>나 상용 가드레일 도입 시 별도 비용 추가.</w:t>
      </w:r>
    </w:p>
    <w:p w14:paraId="57CA0E25" w14:textId="77777777" w:rsidR="00DA466F" w:rsidRPr="00DA466F" w:rsidRDefault="00DA466F" w:rsidP="00DA466F">
      <w:pPr>
        <w:numPr>
          <w:ilvl w:val="0"/>
          <w:numId w:val="22"/>
        </w:numPr>
      </w:pPr>
      <w:r w:rsidRPr="00DA466F">
        <w:t xml:space="preserve">GPU 모델 선택에 따른 성능/비용 비교는 PoC에서 </w:t>
      </w:r>
      <w:r w:rsidRPr="00DA466F">
        <w:rPr>
          <w:b/>
          <w:bCs/>
        </w:rPr>
        <w:t>토큰/초, P95 지연, 동시접속</w:t>
      </w:r>
      <w:r w:rsidRPr="00DA466F">
        <w:t>으로 실측 후 확정.</w:t>
      </w:r>
    </w:p>
    <w:p w14:paraId="7D8D8F35" w14:textId="77777777" w:rsidR="00DA466F" w:rsidRPr="00DA466F" w:rsidRDefault="00DA466F" w:rsidP="00DA466F">
      <w:r w:rsidRPr="00DA466F">
        <w:pict w14:anchorId="121E69A1">
          <v:rect id="_x0000_i1160" style="width:0;height:1.5pt" o:hralign="center" o:hrstd="t" o:hr="t" fillcolor="#a0a0a0" stroked="f"/>
        </w:pict>
      </w:r>
    </w:p>
    <w:p w14:paraId="3ABBE86E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16. 다음 단계(구매/예산)</w:t>
      </w:r>
    </w:p>
    <w:p w14:paraId="55D08752" w14:textId="77777777" w:rsidR="00DA466F" w:rsidRPr="00DA466F" w:rsidRDefault="00DA466F" w:rsidP="00DA466F">
      <w:pPr>
        <w:numPr>
          <w:ilvl w:val="0"/>
          <w:numId w:val="23"/>
        </w:numPr>
      </w:pPr>
      <w:r w:rsidRPr="00DA466F">
        <w:t xml:space="preserve">벤더 2~3곳으로 </w:t>
      </w:r>
      <w:r w:rsidRPr="00DA466F">
        <w:rPr>
          <w:b/>
          <w:bCs/>
        </w:rPr>
        <w:t>옵션 A/B 공식 견적</w:t>
      </w:r>
      <w:r w:rsidRPr="00DA466F">
        <w:t xml:space="preserve"> 수령(동일 스펙 템플릿 배포)</w:t>
      </w:r>
    </w:p>
    <w:p w14:paraId="3BE439F1" w14:textId="77777777" w:rsidR="00DA466F" w:rsidRPr="00DA466F" w:rsidRDefault="00DA466F" w:rsidP="00DA466F">
      <w:pPr>
        <w:numPr>
          <w:ilvl w:val="0"/>
          <w:numId w:val="23"/>
        </w:numPr>
      </w:pPr>
      <w:r w:rsidRPr="00DA466F">
        <w:t>PoC 실측 성능 리포트로 TCO 비교(토큰/초/지연/전력)</w:t>
      </w:r>
    </w:p>
    <w:p w14:paraId="3D8FB4A2" w14:textId="77777777" w:rsidR="00DA466F" w:rsidRPr="00DA466F" w:rsidRDefault="00DA466F" w:rsidP="00DA466F">
      <w:pPr>
        <w:numPr>
          <w:ilvl w:val="0"/>
          <w:numId w:val="23"/>
        </w:numPr>
      </w:pPr>
      <w:r w:rsidRPr="00DA466F">
        <w:t>최종 사양 잠금 → 발주/납품/반입(해시·서명·SBOM 검증) → 설치 검수</w:t>
      </w:r>
    </w:p>
    <w:p w14:paraId="4D117BC6" w14:textId="77777777" w:rsidR="00DA466F" w:rsidRPr="00DA466F" w:rsidRDefault="00DA466F" w:rsidP="00DA466F">
      <w:r w:rsidRPr="00DA466F">
        <w:pict w14:anchorId="33C6FCDD">
          <v:rect id="_x0000_i1161" style="width:0;height:1.5pt" o:hralign="center" o:hrstd="t" o:hr="t" fillcolor="#a0a0a0" stroked="f"/>
        </w:pict>
      </w:r>
    </w:p>
    <w:p w14:paraId="32C63B5D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 xml:space="preserve">17. 사용자수·TPM 기반 용량/비용 예측 </w:t>
      </w:r>
      <w:r w:rsidRPr="00DA466F">
        <w:rPr>
          <w:b/>
          <w:bCs/>
          <w:i/>
          <w:iCs/>
        </w:rPr>
        <w:t>(5명 기준, 보수적 가정)</w:t>
      </w:r>
    </w:p>
    <w:p w14:paraId="79E02FDB" w14:textId="77777777" w:rsidR="00DA466F" w:rsidRPr="00DA466F" w:rsidRDefault="00DA466F" w:rsidP="00DA466F">
      <w:r w:rsidRPr="00DA466F">
        <w:rPr>
          <w:b/>
          <w:bCs/>
        </w:rPr>
        <w:t>용어</w:t>
      </w:r>
    </w:p>
    <w:p w14:paraId="2898D2EE" w14:textId="77777777" w:rsidR="00DA466F" w:rsidRPr="00DA466F" w:rsidRDefault="00DA466F" w:rsidP="00DA466F">
      <w:pPr>
        <w:numPr>
          <w:ilvl w:val="0"/>
          <w:numId w:val="24"/>
        </w:numPr>
      </w:pPr>
      <w:r w:rsidRPr="00DA466F">
        <w:rPr>
          <w:b/>
          <w:bCs/>
        </w:rPr>
        <w:t>TPM</w:t>
      </w:r>
      <w:r w:rsidRPr="00DA466F">
        <w:t xml:space="preserve">: Tokens Per Minute(분당 토큰), </w:t>
      </w:r>
      <w:r w:rsidRPr="00DA466F">
        <w:rPr>
          <w:b/>
          <w:bCs/>
        </w:rPr>
        <w:t>TPS</w:t>
      </w:r>
      <w:r w:rsidRPr="00DA466F">
        <w:t>: Tokens Per Second(초당 토큰)</w:t>
      </w:r>
    </w:p>
    <w:p w14:paraId="09E0BD5F" w14:textId="77777777" w:rsidR="00DA466F" w:rsidRPr="00DA466F" w:rsidRDefault="00DA466F" w:rsidP="00DA466F">
      <w:pPr>
        <w:numPr>
          <w:ilvl w:val="0"/>
          <w:numId w:val="24"/>
        </w:numPr>
      </w:pPr>
      <w:r w:rsidRPr="00DA466F">
        <w:t xml:space="preserve">계산은 </w:t>
      </w:r>
      <w:r w:rsidRPr="00DA466F">
        <w:rPr>
          <w:b/>
          <w:bCs/>
        </w:rPr>
        <w:t>완성 토큰(</w:t>
      </w:r>
      <w:proofErr w:type="spellStart"/>
      <w:r w:rsidRPr="00DA466F">
        <w:rPr>
          <w:b/>
          <w:bCs/>
        </w:rPr>
        <w:t>tokens_out</w:t>
      </w:r>
      <w:proofErr w:type="spellEnd"/>
      <w:r w:rsidRPr="00DA466F">
        <w:rPr>
          <w:b/>
          <w:bCs/>
        </w:rPr>
        <w:t>)</w:t>
      </w:r>
      <w:r w:rsidRPr="00DA466F">
        <w:t xml:space="preserve"> 중심으로 산정(프롬프트 토큰은 30~50% 추가 부하 가정)</w:t>
      </w:r>
    </w:p>
    <w:p w14:paraId="0DCD8EE0" w14:textId="77777777" w:rsidR="00DA466F" w:rsidRPr="00DA466F" w:rsidRDefault="00DA466F" w:rsidP="00DA466F">
      <w:pPr>
        <w:numPr>
          <w:ilvl w:val="0"/>
          <w:numId w:val="24"/>
        </w:numPr>
      </w:pPr>
      <w:r w:rsidRPr="00DA466F">
        <w:t xml:space="preserve">모델: </w:t>
      </w:r>
      <w:r w:rsidRPr="00DA466F">
        <w:rPr>
          <w:i/>
          <w:iCs/>
        </w:rPr>
        <w:t>Gemma3 27</w:t>
      </w:r>
      <w:proofErr w:type="gramStart"/>
      <w:r w:rsidRPr="00DA466F">
        <w:rPr>
          <w:i/>
          <w:iCs/>
        </w:rPr>
        <w:t>B /</w:t>
      </w:r>
      <w:proofErr w:type="gramEnd"/>
      <w:r w:rsidRPr="00DA466F">
        <w:rPr>
          <w:i/>
          <w:iCs/>
        </w:rPr>
        <w:t xml:space="preserve"> </w:t>
      </w:r>
      <w:proofErr w:type="spellStart"/>
      <w:r w:rsidRPr="00DA466F">
        <w:rPr>
          <w:i/>
          <w:iCs/>
        </w:rPr>
        <w:t>QwenCode</w:t>
      </w:r>
      <w:proofErr w:type="spellEnd"/>
      <w:r w:rsidRPr="00DA466F">
        <w:rPr>
          <w:i/>
          <w:iCs/>
        </w:rPr>
        <w:t xml:space="preserve"> 계열</w:t>
      </w:r>
      <w:r w:rsidRPr="00DA466F">
        <w:t xml:space="preserve">, 엔진: </w:t>
      </w:r>
      <w:proofErr w:type="spellStart"/>
      <w:r w:rsidRPr="00DA466F">
        <w:rPr>
          <w:i/>
          <w:iCs/>
        </w:rPr>
        <w:t>vLLM</w:t>
      </w:r>
      <w:proofErr w:type="spellEnd"/>
      <w:r w:rsidRPr="00DA466F">
        <w:t xml:space="preserve">, </w:t>
      </w:r>
      <w:proofErr w:type="spellStart"/>
      <w:r w:rsidRPr="00DA466F">
        <w:t>배칭</w:t>
      </w:r>
      <w:proofErr w:type="spellEnd"/>
      <w:r w:rsidRPr="00DA466F">
        <w:t xml:space="preserve"> 효과 포함 </w:t>
      </w:r>
      <w:r w:rsidRPr="00DA466F">
        <w:rPr>
          <w:b/>
          <w:bCs/>
        </w:rPr>
        <w:t>보수적 가정치</w:t>
      </w:r>
    </w:p>
    <w:p w14:paraId="21EEE50B" w14:textId="77777777" w:rsidR="00DA466F" w:rsidRPr="00DA466F" w:rsidRDefault="00DA466F" w:rsidP="00DA466F">
      <w:pPr>
        <w:numPr>
          <w:ilvl w:val="1"/>
          <w:numId w:val="24"/>
        </w:numPr>
      </w:pPr>
      <w:r w:rsidRPr="00DA466F">
        <w:rPr>
          <w:b/>
          <w:bCs/>
        </w:rPr>
        <w:t>옵션 A</w:t>
      </w:r>
      <w:r w:rsidRPr="00DA466F">
        <w:t xml:space="preserve">(L40S 48GB ×2): </w:t>
      </w:r>
      <w:r w:rsidRPr="00DA466F">
        <w:rPr>
          <w:b/>
          <w:bCs/>
        </w:rPr>
        <w:t>120 TPS</w:t>
      </w:r>
    </w:p>
    <w:p w14:paraId="64D59D47" w14:textId="77777777" w:rsidR="00DA466F" w:rsidRPr="00DA466F" w:rsidRDefault="00DA466F" w:rsidP="00DA466F">
      <w:pPr>
        <w:numPr>
          <w:ilvl w:val="1"/>
          <w:numId w:val="24"/>
        </w:numPr>
      </w:pPr>
      <w:r w:rsidRPr="00DA466F">
        <w:rPr>
          <w:b/>
          <w:bCs/>
        </w:rPr>
        <w:lastRenderedPageBreak/>
        <w:t>옵션 B</w:t>
      </w:r>
      <w:r w:rsidRPr="00DA466F">
        <w:t xml:space="preserve">(H100 80GB ×1): </w:t>
      </w:r>
      <w:r w:rsidRPr="00DA466F">
        <w:rPr>
          <w:b/>
          <w:bCs/>
        </w:rPr>
        <w:t>250 TPS</w:t>
      </w:r>
    </w:p>
    <w:p w14:paraId="71FF952A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17.1 사용 시나리오 가정(개인 기준)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1057"/>
        <w:gridCol w:w="1510"/>
        <w:gridCol w:w="1070"/>
        <w:gridCol w:w="1832"/>
      </w:tblGrid>
      <w:tr w:rsidR="00DA466F" w:rsidRPr="00DA466F" w14:paraId="3E5ABC3C" w14:textId="77777777" w:rsidTr="00DA4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A6D6E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시나리오</w:t>
            </w:r>
          </w:p>
        </w:tc>
        <w:tc>
          <w:tcPr>
            <w:tcW w:w="0" w:type="auto"/>
            <w:vAlign w:val="center"/>
            <w:hideMark/>
          </w:tcPr>
          <w:p w14:paraId="2C151ADC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요청/시간</w:t>
            </w:r>
          </w:p>
        </w:tc>
        <w:tc>
          <w:tcPr>
            <w:tcW w:w="0" w:type="auto"/>
            <w:vAlign w:val="center"/>
            <w:hideMark/>
          </w:tcPr>
          <w:p w14:paraId="40B4342D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프롬프트 토큰</w:t>
            </w:r>
          </w:p>
        </w:tc>
        <w:tc>
          <w:tcPr>
            <w:tcW w:w="0" w:type="auto"/>
            <w:vAlign w:val="center"/>
            <w:hideMark/>
          </w:tcPr>
          <w:p w14:paraId="5C427C69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완성 토큰</w:t>
            </w:r>
          </w:p>
        </w:tc>
        <w:tc>
          <w:tcPr>
            <w:tcW w:w="0" w:type="auto"/>
            <w:vAlign w:val="center"/>
            <w:hideMark/>
          </w:tcPr>
          <w:p w14:paraId="7DABAEB8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1인 TPM(in/out)</w:t>
            </w:r>
          </w:p>
        </w:tc>
      </w:tr>
      <w:tr w:rsidR="00DA466F" w:rsidRPr="00DA466F" w14:paraId="526A1001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1926" w14:textId="77777777" w:rsidR="00DA466F" w:rsidRPr="00DA466F" w:rsidRDefault="00DA466F" w:rsidP="00DA466F">
            <w:r w:rsidRPr="00DA466F">
              <w:rPr>
                <w:b/>
                <w:bCs/>
              </w:rPr>
              <w:t>S1 일반(</w:t>
            </w:r>
            <w:proofErr w:type="spellStart"/>
            <w:r w:rsidRPr="00DA466F">
              <w:rPr>
                <w:b/>
                <w:bCs/>
              </w:rPr>
              <w:t>챗</w:t>
            </w:r>
            <w:proofErr w:type="spellEnd"/>
            <w:r w:rsidRPr="00DA466F">
              <w:rPr>
                <w:b/>
                <w:bCs/>
              </w:rPr>
              <w:t>/RAG)</w:t>
            </w:r>
          </w:p>
        </w:tc>
        <w:tc>
          <w:tcPr>
            <w:tcW w:w="0" w:type="auto"/>
            <w:vAlign w:val="center"/>
            <w:hideMark/>
          </w:tcPr>
          <w:p w14:paraId="647587FE" w14:textId="77777777" w:rsidR="00DA466F" w:rsidRPr="00DA466F" w:rsidRDefault="00DA466F" w:rsidP="00DA466F">
            <w:r w:rsidRPr="00DA466F">
              <w:t>12 req/h</w:t>
            </w:r>
          </w:p>
        </w:tc>
        <w:tc>
          <w:tcPr>
            <w:tcW w:w="0" w:type="auto"/>
            <w:vAlign w:val="center"/>
            <w:hideMark/>
          </w:tcPr>
          <w:p w14:paraId="0BEEF62A" w14:textId="77777777" w:rsidR="00DA466F" w:rsidRPr="00DA466F" w:rsidRDefault="00DA466F" w:rsidP="00DA466F">
            <w:r w:rsidRPr="00DA466F">
              <w:t>300</w:t>
            </w:r>
          </w:p>
        </w:tc>
        <w:tc>
          <w:tcPr>
            <w:tcW w:w="0" w:type="auto"/>
            <w:vAlign w:val="center"/>
            <w:hideMark/>
          </w:tcPr>
          <w:p w14:paraId="69666965" w14:textId="77777777" w:rsidR="00DA466F" w:rsidRPr="00DA466F" w:rsidRDefault="00DA466F" w:rsidP="00DA466F">
            <w:r w:rsidRPr="00DA466F">
              <w:t>600</w:t>
            </w:r>
          </w:p>
        </w:tc>
        <w:tc>
          <w:tcPr>
            <w:tcW w:w="0" w:type="auto"/>
            <w:vAlign w:val="center"/>
            <w:hideMark/>
          </w:tcPr>
          <w:p w14:paraId="18E6341E" w14:textId="77777777" w:rsidR="00DA466F" w:rsidRPr="00DA466F" w:rsidRDefault="00DA466F" w:rsidP="00DA466F">
            <w:r w:rsidRPr="00DA466F">
              <w:t xml:space="preserve">60 / </w:t>
            </w:r>
            <w:r w:rsidRPr="00DA466F">
              <w:rPr>
                <w:b/>
                <w:bCs/>
              </w:rPr>
              <w:t>120</w:t>
            </w:r>
          </w:p>
        </w:tc>
      </w:tr>
      <w:tr w:rsidR="00DA466F" w:rsidRPr="00DA466F" w14:paraId="2C596A7E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DD8A" w14:textId="77777777" w:rsidR="00DA466F" w:rsidRPr="00DA466F" w:rsidRDefault="00DA466F" w:rsidP="00DA466F">
            <w:r w:rsidRPr="00DA466F">
              <w:rPr>
                <w:b/>
                <w:bCs/>
              </w:rPr>
              <w:t>S2 집중(코딩)</w:t>
            </w:r>
          </w:p>
        </w:tc>
        <w:tc>
          <w:tcPr>
            <w:tcW w:w="0" w:type="auto"/>
            <w:vAlign w:val="center"/>
            <w:hideMark/>
          </w:tcPr>
          <w:p w14:paraId="51E3D58B" w14:textId="77777777" w:rsidR="00DA466F" w:rsidRPr="00DA466F" w:rsidRDefault="00DA466F" w:rsidP="00DA466F">
            <w:r w:rsidRPr="00DA466F">
              <w:t>6 req/h</w:t>
            </w:r>
          </w:p>
        </w:tc>
        <w:tc>
          <w:tcPr>
            <w:tcW w:w="0" w:type="auto"/>
            <w:vAlign w:val="center"/>
            <w:hideMark/>
          </w:tcPr>
          <w:p w14:paraId="2C840A3E" w14:textId="77777777" w:rsidR="00DA466F" w:rsidRPr="00DA466F" w:rsidRDefault="00DA466F" w:rsidP="00DA466F">
            <w:r w:rsidRPr="00DA466F">
              <w:t>800</w:t>
            </w:r>
          </w:p>
        </w:tc>
        <w:tc>
          <w:tcPr>
            <w:tcW w:w="0" w:type="auto"/>
            <w:vAlign w:val="center"/>
            <w:hideMark/>
          </w:tcPr>
          <w:p w14:paraId="6089B0B5" w14:textId="77777777" w:rsidR="00DA466F" w:rsidRPr="00DA466F" w:rsidRDefault="00DA466F" w:rsidP="00DA466F">
            <w:r w:rsidRPr="00DA466F">
              <w:t>1200</w:t>
            </w:r>
          </w:p>
        </w:tc>
        <w:tc>
          <w:tcPr>
            <w:tcW w:w="0" w:type="auto"/>
            <w:vAlign w:val="center"/>
            <w:hideMark/>
          </w:tcPr>
          <w:p w14:paraId="1D4CF4D6" w14:textId="77777777" w:rsidR="00DA466F" w:rsidRPr="00DA466F" w:rsidRDefault="00DA466F" w:rsidP="00DA466F">
            <w:r w:rsidRPr="00DA466F">
              <w:t xml:space="preserve">80 / </w:t>
            </w:r>
            <w:r w:rsidRPr="00DA466F">
              <w:rPr>
                <w:b/>
                <w:bCs/>
              </w:rPr>
              <w:t>120</w:t>
            </w:r>
          </w:p>
        </w:tc>
      </w:tr>
      <w:tr w:rsidR="00DA466F" w:rsidRPr="00DA466F" w14:paraId="231D31BF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38D0" w14:textId="77777777" w:rsidR="00DA466F" w:rsidRPr="00DA466F" w:rsidRDefault="00DA466F" w:rsidP="00DA466F">
            <w:r w:rsidRPr="00DA466F">
              <w:rPr>
                <w:b/>
                <w:bCs/>
              </w:rPr>
              <w:t>S3 고부하(코딩 집중)</w:t>
            </w:r>
          </w:p>
        </w:tc>
        <w:tc>
          <w:tcPr>
            <w:tcW w:w="0" w:type="auto"/>
            <w:vAlign w:val="center"/>
            <w:hideMark/>
          </w:tcPr>
          <w:p w14:paraId="162B89FD" w14:textId="77777777" w:rsidR="00DA466F" w:rsidRPr="00DA466F" w:rsidRDefault="00DA466F" w:rsidP="00DA466F">
            <w:r w:rsidRPr="00DA466F">
              <w:t>12 req/h</w:t>
            </w:r>
          </w:p>
        </w:tc>
        <w:tc>
          <w:tcPr>
            <w:tcW w:w="0" w:type="auto"/>
            <w:vAlign w:val="center"/>
            <w:hideMark/>
          </w:tcPr>
          <w:p w14:paraId="1F595D4B" w14:textId="77777777" w:rsidR="00DA466F" w:rsidRPr="00DA466F" w:rsidRDefault="00DA466F" w:rsidP="00DA466F">
            <w:r w:rsidRPr="00DA466F">
              <w:t>800</w:t>
            </w:r>
          </w:p>
        </w:tc>
        <w:tc>
          <w:tcPr>
            <w:tcW w:w="0" w:type="auto"/>
            <w:vAlign w:val="center"/>
            <w:hideMark/>
          </w:tcPr>
          <w:p w14:paraId="425CCA6E" w14:textId="77777777" w:rsidR="00DA466F" w:rsidRPr="00DA466F" w:rsidRDefault="00DA466F" w:rsidP="00DA466F">
            <w:r w:rsidRPr="00DA466F">
              <w:t>1600</w:t>
            </w:r>
          </w:p>
        </w:tc>
        <w:tc>
          <w:tcPr>
            <w:tcW w:w="0" w:type="auto"/>
            <w:vAlign w:val="center"/>
            <w:hideMark/>
          </w:tcPr>
          <w:p w14:paraId="7CCEC309" w14:textId="77777777" w:rsidR="00DA466F" w:rsidRPr="00DA466F" w:rsidRDefault="00DA466F" w:rsidP="00DA466F">
            <w:r w:rsidRPr="00DA466F">
              <w:t xml:space="preserve">160 / </w:t>
            </w:r>
            <w:r w:rsidRPr="00DA466F">
              <w:rPr>
                <w:b/>
                <w:bCs/>
              </w:rPr>
              <w:t>320</w:t>
            </w:r>
          </w:p>
        </w:tc>
      </w:tr>
    </w:tbl>
    <w:p w14:paraId="320A416E" w14:textId="77777777" w:rsidR="00DA466F" w:rsidRPr="00DA466F" w:rsidRDefault="00DA466F" w:rsidP="00DA466F">
      <w:r w:rsidRPr="00DA466F">
        <w:rPr>
          <w:b/>
          <w:bCs/>
        </w:rPr>
        <w:t>5명 동시 사용 시 요구 처리량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398"/>
        <w:gridCol w:w="1546"/>
      </w:tblGrid>
      <w:tr w:rsidR="00DA466F" w:rsidRPr="00DA466F" w14:paraId="4903226F" w14:textId="77777777" w:rsidTr="00DA4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CF905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시나리오</w:t>
            </w:r>
          </w:p>
        </w:tc>
        <w:tc>
          <w:tcPr>
            <w:tcW w:w="0" w:type="auto"/>
            <w:vAlign w:val="center"/>
            <w:hideMark/>
          </w:tcPr>
          <w:p w14:paraId="2B6A0969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총 TPM(out)</w:t>
            </w:r>
          </w:p>
        </w:tc>
        <w:tc>
          <w:tcPr>
            <w:tcW w:w="0" w:type="auto"/>
            <w:vAlign w:val="center"/>
            <w:hideMark/>
          </w:tcPr>
          <w:p w14:paraId="1DF7DDC2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요구 TPS(out)</w:t>
            </w:r>
          </w:p>
        </w:tc>
      </w:tr>
      <w:tr w:rsidR="00DA466F" w:rsidRPr="00DA466F" w14:paraId="6AB26BD6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D6B1" w14:textId="77777777" w:rsidR="00DA466F" w:rsidRPr="00DA466F" w:rsidRDefault="00DA466F" w:rsidP="00DA466F">
            <w:r w:rsidRPr="00DA466F">
              <w:t>S1</w:t>
            </w:r>
          </w:p>
        </w:tc>
        <w:tc>
          <w:tcPr>
            <w:tcW w:w="0" w:type="auto"/>
            <w:vAlign w:val="center"/>
            <w:hideMark/>
          </w:tcPr>
          <w:p w14:paraId="56D4FA06" w14:textId="77777777" w:rsidR="00DA466F" w:rsidRPr="00DA466F" w:rsidRDefault="00DA466F" w:rsidP="00DA466F">
            <w:r w:rsidRPr="00DA466F">
              <w:t>600</w:t>
            </w:r>
          </w:p>
        </w:tc>
        <w:tc>
          <w:tcPr>
            <w:tcW w:w="0" w:type="auto"/>
            <w:vAlign w:val="center"/>
            <w:hideMark/>
          </w:tcPr>
          <w:p w14:paraId="43889B16" w14:textId="77777777" w:rsidR="00DA466F" w:rsidRPr="00DA466F" w:rsidRDefault="00DA466F" w:rsidP="00DA466F">
            <w:r w:rsidRPr="00DA466F">
              <w:rPr>
                <w:b/>
                <w:bCs/>
              </w:rPr>
              <w:t>10.0</w:t>
            </w:r>
          </w:p>
        </w:tc>
      </w:tr>
      <w:tr w:rsidR="00DA466F" w:rsidRPr="00DA466F" w14:paraId="6AC26F50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F092" w14:textId="77777777" w:rsidR="00DA466F" w:rsidRPr="00DA466F" w:rsidRDefault="00DA466F" w:rsidP="00DA466F">
            <w:r w:rsidRPr="00DA466F">
              <w:t>S2</w:t>
            </w:r>
          </w:p>
        </w:tc>
        <w:tc>
          <w:tcPr>
            <w:tcW w:w="0" w:type="auto"/>
            <w:vAlign w:val="center"/>
            <w:hideMark/>
          </w:tcPr>
          <w:p w14:paraId="7F1CE63B" w14:textId="77777777" w:rsidR="00DA466F" w:rsidRPr="00DA466F" w:rsidRDefault="00DA466F" w:rsidP="00DA466F">
            <w:r w:rsidRPr="00DA466F">
              <w:t>600</w:t>
            </w:r>
          </w:p>
        </w:tc>
        <w:tc>
          <w:tcPr>
            <w:tcW w:w="0" w:type="auto"/>
            <w:vAlign w:val="center"/>
            <w:hideMark/>
          </w:tcPr>
          <w:p w14:paraId="12B9536E" w14:textId="77777777" w:rsidR="00DA466F" w:rsidRPr="00DA466F" w:rsidRDefault="00DA466F" w:rsidP="00DA466F">
            <w:r w:rsidRPr="00DA466F">
              <w:rPr>
                <w:b/>
                <w:bCs/>
              </w:rPr>
              <w:t>10.0</w:t>
            </w:r>
          </w:p>
        </w:tc>
      </w:tr>
      <w:tr w:rsidR="00DA466F" w:rsidRPr="00DA466F" w14:paraId="185B3EA5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2D6C" w14:textId="77777777" w:rsidR="00DA466F" w:rsidRPr="00DA466F" w:rsidRDefault="00DA466F" w:rsidP="00DA466F">
            <w:r w:rsidRPr="00DA466F">
              <w:t>S3</w:t>
            </w:r>
          </w:p>
        </w:tc>
        <w:tc>
          <w:tcPr>
            <w:tcW w:w="0" w:type="auto"/>
            <w:vAlign w:val="center"/>
            <w:hideMark/>
          </w:tcPr>
          <w:p w14:paraId="531C6E83" w14:textId="77777777" w:rsidR="00DA466F" w:rsidRPr="00DA466F" w:rsidRDefault="00DA466F" w:rsidP="00DA466F">
            <w:r w:rsidRPr="00DA466F">
              <w:t>1600</w:t>
            </w:r>
          </w:p>
        </w:tc>
        <w:tc>
          <w:tcPr>
            <w:tcW w:w="0" w:type="auto"/>
            <w:vAlign w:val="center"/>
            <w:hideMark/>
          </w:tcPr>
          <w:p w14:paraId="04C86F1C" w14:textId="77777777" w:rsidR="00DA466F" w:rsidRPr="00DA466F" w:rsidRDefault="00DA466F" w:rsidP="00DA466F">
            <w:r w:rsidRPr="00DA466F">
              <w:rPr>
                <w:b/>
                <w:bCs/>
              </w:rPr>
              <w:t>26.7</w:t>
            </w:r>
          </w:p>
        </w:tc>
      </w:tr>
    </w:tbl>
    <w:p w14:paraId="7F7EFFA0" w14:textId="77777777" w:rsidR="00DA466F" w:rsidRPr="00DA466F" w:rsidRDefault="00DA466F" w:rsidP="00DA466F">
      <w:r w:rsidRPr="00DA466F">
        <w:t xml:space="preserve">▶ 5명 기준 일반/집중 사용은 </w:t>
      </w:r>
      <w:r w:rsidRPr="00DA466F">
        <w:rPr>
          <w:b/>
          <w:bCs/>
        </w:rPr>
        <w:t>10 TPS</w:t>
      </w:r>
      <w:r w:rsidRPr="00DA466F">
        <w:t xml:space="preserve">, 고부하 스프린트는 </w:t>
      </w:r>
      <w:r w:rsidRPr="00DA466F">
        <w:rPr>
          <w:b/>
          <w:bCs/>
        </w:rPr>
        <w:t>~26.7 TPS</w:t>
      </w:r>
      <w:r w:rsidRPr="00DA466F">
        <w:t xml:space="preserve"> 요구.</w:t>
      </w:r>
    </w:p>
    <w:p w14:paraId="4621AC76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17.2 추정 응답시간(완성 토큰 기준)</w:t>
      </w:r>
    </w:p>
    <w:p w14:paraId="14E21724" w14:textId="77777777" w:rsidR="00DA466F" w:rsidRPr="00DA466F" w:rsidRDefault="00DA466F" w:rsidP="00DA466F">
      <w:r w:rsidRPr="00DA466F">
        <w:t xml:space="preserve">계산식: 응답시간 </w:t>
      </w:r>
      <w:r w:rsidRPr="00DA466F">
        <w:rPr>
          <w:rFonts w:ascii="Cambria Math" w:hAnsi="Cambria Math" w:cs="Cambria Math"/>
        </w:rPr>
        <w:t>≈</w:t>
      </w:r>
      <w:r w:rsidRPr="00DA466F">
        <w:t xml:space="preserve"> </w:t>
      </w:r>
      <w:proofErr w:type="spellStart"/>
      <w:proofErr w:type="gramStart"/>
      <w:r w:rsidRPr="00DA466F">
        <w:t>완성토큰</w:t>
      </w:r>
      <w:proofErr w:type="spellEnd"/>
      <w:r w:rsidRPr="00DA466F">
        <w:t xml:space="preserve"> /</w:t>
      </w:r>
      <w:proofErr w:type="gramEnd"/>
      <w:r w:rsidRPr="00DA466F">
        <w:t xml:space="preserve"> 모델TPS + 0.5s(오버헤드)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703"/>
        <w:gridCol w:w="2763"/>
      </w:tblGrid>
      <w:tr w:rsidR="00DA466F" w:rsidRPr="00DA466F" w14:paraId="646DEE3D" w14:textId="77777777" w:rsidTr="00DA4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E859D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시나리오(완성 토큰)</w:t>
            </w:r>
          </w:p>
        </w:tc>
        <w:tc>
          <w:tcPr>
            <w:tcW w:w="0" w:type="auto"/>
            <w:vAlign w:val="center"/>
            <w:hideMark/>
          </w:tcPr>
          <w:p w14:paraId="1C78A118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옵션 A(L40S×2, 120 TPS)</w:t>
            </w:r>
          </w:p>
        </w:tc>
        <w:tc>
          <w:tcPr>
            <w:tcW w:w="0" w:type="auto"/>
            <w:vAlign w:val="center"/>
            <w:hideMark/>
          </w:tcPr>
          <w:p w14:paraId="5AC8CD04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옵션 B(H100×1, 250 TPS)</w:t>
            </w:r>
          </w:p>
        </w:tc>
      </w:tr>
      <w:tr w:rsidR="00DA466F" w:rsidRPr="00DA466F" w14:paraId="3B5A4486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878E" w14:textId="77777777" w:rsidR="00DA466F" w:rsidRPr="00DA466F" w:rsidRDefault="00DA466F" w:rsidP="00DA466F">
            <w:r w:rsidRPr="00DA466F">
              <w:t>S1 (600)</w:t>
            </w:r>
          </w:p>
        </w:tc>
        <w:tc>
          <w:tcPr>
            <w:tcW w:w="0" w:type="auto"/>
            <w:vAlign w:val="center"/>
            <w:hideMark/>
          </w:tcPr>
          <w:p w14:paraId="4DB233EB" w14:textId="77777777" w:rsidR="00DA466F" w:rsidRPr="00DA466F" w:rsidRDefault="00DA466F" w:rsidP="00DA466F">
            <w:r w:rsidRPr="00DA466F">
              <w:rPr>
                <w:b/>
                <w:bCs/>
              </w:rPr>
              <w:t>~5.5 s</w:t>
            </w:r>
          </w:p>
        </w:tc>
        <w:tc>
          <w:tcPr>
            <w:tcW w:w="0" w:type="auto"/>
            <w:vAlign w:val="center"/>
            <w:hideMark/>
          </w:tcPr>
          <w:p w14:paraId="487E9656" w14:textId="77777777" w:rsidR="00DA466F" w:rsidRPr="00DA466F" w:rsidRDefault="00DA466F" w:rsidP="00DA466F">
            <w:r w:rsidRPr="00DA466F">
              <w:rPr>
                <w:b/>
                <w:bCs/>
              </w:rPr>
              <w:t>~2.9 s</w:t>
            </w:r>
          </w:p>
        </w:tc>
      </w:tr>
      <w:tr w:rsidR="00DA466F" w:rsidRPr="00DA466F" w14:paraId="0B0DFE57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9602" w14:textId="77777777" w:rsidR="00DA466F" w:rsidRPr="00DA466F" w:rsidRDefault="00DA466F" w:rsidP="00DA466F">
            <w:r w:rsidRPr="00DA466F">
              <w:t>S2 (1200)</w:t>
            </w:r>
          </w:p>
        </w:tc>
        <w:tc>
          <w:tcPr>
            <w:tcW w:w="0" w:type="auto"/>
            <w:vAlign w:val="center"/>
            <w:hideMark/>
          </w:tcPr>
          <w:p w14:paraId="519E8F96" w14:textId="77777777" w:rsidR="00DA466F" w:rsidRPr="00DA466F" w:rsidRDefault="00DA466F" w:rsidP="00DA466F">
            <w:r w:rsidRPr="00DA466F">
              <w:rPr>
                <w:b/>
                <w:bCs/>
              </w:rPr>
              <w:t>~10.5 s</w:t>
            </w:r>
          </w:p>
        </w:tc>
        <w:tc>
          <w:tcPr>
            <w:tcW w:w="0" w:type="auto"/>
            <w:vAlign w:val="center"/>
            <w:hideMark/>
          </w:tcPr>
          <w:p w14:paraId="4AF7448F" w14:textId="77777777" w:rsidR="00DA466F" w:rsidRPr="00DA466F" w:rsidRDefault="00DA466F" w:rsidP="00DA466F">
            <w:r w:rsidRPr="00DA466F">
              <w:rPr>
                <w:b/>
                <w:bCs/>
              </w:rPr>
              <w:t>~5.3 s</w:t>
            </w:r>
          </w:p>
        </w:tc>
      </w:tr>
      <w:tr w:rsidR="00DA466F" w:rsidRPr="00DA466F" w14:paraId="76A9BF28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01A9" w14:textId="77777777" w:rsidR="00DA466F" w:rsidRPr="00DA466F" w:rsidRDefault="00DA466F" w:rsidP="00DA466F">
            <w:r w:rsidRPr="00DA466F">
              <w:t>S3 (1600)</w:t>
            </w:r>
          </w:p>
        </w:tc>
        <w:tc>
          <w:tcPr>
            <w:tcW w:w="0" w:type="auto"/>
            <w:vAlign w:val="center"/>
            <w:hideMark/>
          </w:tcPr>
          <w:p w14:paraId="49C370C2" w14:textId="77777777" w:rsidR="00DA466F" w:rsidRPr="00DA466F" w:rsidRDefault="00DA466F" w:rsidP="00DA466F">
            <w:r w:rsidRPr="00DA466F">
              <w:rPr>
                <w:b/>
                <w:bCs/>
              </w:rPr>
              <w:t>~13.8 s</w:t>
            </w:r>
          </w:p>
        </w:tc>
        <w:tc>
          <w:tcPr>
            <w:tcW w:w="0" w:type="auto"/>
            <w:vAlign w:val="center"/>
            <w:hideMark/>
          </w:tcPr>
          <w:p w14:paraId="69C99D70" w14:textId="77777777" w:rsidR="00DA466F" w:rsidRPr="00DA466F" w:rsidRDefault="00DA466F" w:rsidP="00DA466F">
            <w:r w:rsidRPr="00DA466F">
              <w:rPr>
                <w:b/>
                <w:bCs/>
              </w:rPr>
              <w:t>~6.9 s</w:t>
            </w:r>
          </w:p>
        </w:tc>
      </w:tr>
    </w:tbl>
    <w:p w14:paraId="691749D4" w14:textId="77777777" w:rsidR="00DA466F" w:rsidRPr="00DA466F" w:rsidRDefault="00DA466F" w:rsidP="00DA466F">
      <w:r w:rsidRPr="00DA466F">
        <w:rPr>
          <w:i/>
          <w:iCs/>
        </w:rPr>
        <w:t xml:space="preserve">실제 값은 </w:t>
      </w:r>
      <w:proofErr w:type="spellStart"/>
      <w:r w:rsidRPr="00DA466F">
        <w:rPr>
          <w:i/>
          <w:iCs/>
        </w:rPr>
        <w:t>배칭</w:t>
      </w:r>
      <w:proofErr w:type="spellEnd"/>
      <w:r w:rsidRPr="00DA466F">
        <w:rPr>
          <w:i/>
          <w:iCs/>
        </w:rPr>
        <w:t xml:space="preserve">/컨텍스트 길이/동시성에 따라 변동. 목표 P95를 기준으로 PoC에서 </w:t>
      </w:r>
      <w:proofErr w:type="spellStart"/>
      <w:r w:rsidRPr="00DA466F">
        <w:rPr>
          <w:i/>
          <w:iCs/>
        </w:rPr>
        <w:t>재측정</w:t>
      </w:r>
      <w:proofErr w:type="spellEnd"/>
      <w:r w:rsidRPr="00DA466F">
        <w:rPr>
          <w:i/>
          <w:iCs/>
        </w:rPr>
        <w:t xml:space="preserve"> 권장.</w:t>
      </w:r>
    </w:p>
    <w:p w14:paraId="3D784439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17.3 시간·사용량 기반 용량 판단 표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355"/>
        <w:gridCol w:w="1398"/>
        <w:gridCol w:w="1354"/>
        <w:gridCol w:w="947"/>
        <w:gridCol w:w="2787"/>
      </w:tblGrid>
      <w:tr w:rsidR="00DA466F" w:rsidRPr="00DA466F" w14:paraId="22CF8227" w14:textId="77777777" w:rsidTr="00DA4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E225D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lastRenderedPageBreak/>
              <w:t>동시 사용자</w:t>
            </w:r>
          </w:p>
        </w:tc>
        <w:tc>
          <w:tcPr>
            <w:tcW w:w="0" w:type="auto"/>
            <w:vAlign w:val="center"/>
            <w:hideMark/>
          </w:tcPr>
          <w:p w14:paraId="69D91396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1인 요청/시간</w:t>
            </w:r>
          </w:p>
        </w:tc>
        <w:tc>
          <w:tcPr>
            <w:tcW w:w="0" w:type="auto"/>
            <w:vAlign w:val="center"/>
            <w:hideMark/>
          </w:tcPr>
          <w:p w14:paraId="47D15E79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1회 완성 토큰</w:t>
            </w:r>
          </w:p>
        </w:tc>
        <w:tc>
          <w:tcPr>
            <w:tcW w:w="0" w:type="auto"/>
            <w:vAlign w:val="center"/>
            <w:hideMark/>
          </w:tcPr>
          <w:p w14:paraId="462220E6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총 TPM(out)</w:t>
            </w:r>
          </w:p>
        </w:tc>
        <w:tc>
          <w:tcPr>
            <w:tcW w:w="0" w:type="auto"/>
            <w:vAlign w:val="center"/>
            <w:hideMark/>
          </w:tcPr>
          <w:p w14:paraId="2654E256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요구 TPS</w:t>
            </w:r>
          </w:p>
        </w:tc>
        <w:tc>
          <w:tcPr>
            <w:tcW w:w="0" w:type="auto"/>
            <w:vAlign w:val="center"/>
            <w:hideMark/>
          </w:tcPr>
          <w:p w14:paraId="217BBB5C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적합 옵션</w:t>
            </w:r>
          </w:p>
        </w:tc>
      </w:tr>
      <w:tr w:rsidR="00DA466F" w:rsidRPr="00DA466F" w14:paraId="156F9F70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E1D2" w14:textId="77777777" w:rsidR="00DA466F" w:rsidRPr="00DA466F" w:rsidRDefault="00DA466F" w:rsidP="00DA466F">
            <w:r w:rsidRPr="00DA466F">
              <w:t>5</w:t>
            </w:r>
          </w:p>
        </w:tc>
        <w:tc>
          <w:tcPr>
            <w:tcW w:w="0" w:type="auto"/>
            <w:vAlign w:val="center"/>
            <w:hideMark/>
          </w:tcPr>
          <w:p w14:paraId="3BA3EBFD" w14:textId="77777777" w:rsidR="00DA466F" w:rsidRPr="00DA466F" w:rsidRDefault="00DA466F" w:rsidP="00DA466F">
            <w:r w:rsidRPr="00DA466F">
              <w:t>12</w:t>
            </w:r>
          </w:p>
        </w:tc>
        <w:tc>
          <w:tcPr>
            <w:tcW w:w="0" w:type="auto"/>
            <w:vAlign w:val="center"/>
            <w:hideMark/>
          </w:tcPr>
          <w:p w14:paraId="1AA11351" w14:textId="77777777" w:rsidR="00DA466F" w:rsidRPr="00DA466F" w:rsidRDefault="00DA466F" w:rsidP="00DA466F">
            <w:r w:rsidRPr="00DA466F">
              <w:t>600</w:t>
            </w:r>
          </w:p>
        </w:tc>
        <w:tc>
          <w:tcPr>
            <w:tcW w:w="0" w:type="auto"/>
            <w:vAlign w:val="center"/>
            <w:hideMark/>
          </w:tcPr>
          <w:p w14:paraId="306ECC10" w14:textId="77777777" w:rsidR="00DA466F" w:rsidRPr="00DA466F" w:rsidRDefault="00DA466F" w:rsidP="00DA466F">
            <w:r w:rsidRPr="00DA466F">
              <w:t>600</w:t>
            </w:r>
          </w:p>
        </w:tc>
        <w:tc>
          <w:tcPr>
            <w:tcW w:w="0" w:type="auto"/>
            <w:vAlign w:val="center"/>
            <w:hideMark/>
          </w:tcPr>
          <w:p w14:paraId="25976026" w14:textId="77777777" w:rsidR="00DA466F" w:rsidRPr="00DA466F" w:rsidRDefault="00DA466F" w:rsidP="00DA466F">
            <w:r w:rsidRPr="00DA466F">
              <w:t>10.0</w:t>
            </w:r>
          </w:p>
        </w:tc>
        <w:tc>
          <w:tcPr>
            <w:tcW w:w="0" w:type="auto"/>
            <w:vAlign w:val="center"/>
            <w:hideMark/>
          </w:tcPr>
          <w:p w14:paraId="3B505F95" w14:textId="77777777" w:rsidR="00DA466F" w:rsidRPr="00DA466F" w:rsidRDefault="00DA466F" w:rsidP="00DA466F">
            <w:r w:rsidRPr="00DA466F">
              <w:t>A/B 모두 여유</w:t>
            </w:r>
          </w:p>
        </w:tc>
      </w:tr>
      <w:tr w:rsidR="00DA466F" w:rsidRPr="00DA466F" w14:paraId="0E8FD4E6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4A06" w14:textId="77777777" w:rsidR="00DA466F" w:rsidRPr="00DA466F" w:rsidRDefault="00DA466F" w:rsidP="00DA466F">
            <w:r w:rsidRPr="00DA466F">
              <w:t>5</w:t>
            </w:r>
          </w:p>
        </w:tc>
        <w:tc>
          <w:tcPr>
            <w:tcW w:w="0" w:type="auto"/>
            <w:vAlign w:val="center"/>
            <w:hideMark/>
          </w:tcPr>
          <w:p w14:paraId="34D8CD2E" w14:textId="77777777" w:rsidR="00DA466F" w:rsidRPr="00DA466F" w:rsidRDefault="00DA466F" w:rsidP="00DA466F">
            <w:r w:rsidRPr="00DA466F">
              <w:t>6</w:t>
            </w:r>
          </w:p>
        </w:tc>
        <w:tc>
          <w:tcPr>
            <w:tcW w:w="0" w:type="auto"/>
            <w:vAlign w:val="center"/>
            <w:hideMark/>
          </w:tcPr>
          <w:p w14:paraId="7C442111" w14:textId="77777777" w:rsidR="00DA466F" w:rsidRPr="00DA466F" w:rsidRDefault="00DA466F" w:rsidP="00DA466F">
            <w:r w:rsidRPr="00DA466F">
              <w:t>1200</w:t>
            </w:r>
          </w:p>
        </w:tc>
        <w:tc>
          <w:tcPr>
            <w:tcW w:w="0" w:type="auto"/>
            <w:vAlign w:val="center"/>
            <w:hideMark/>
          </w:tcPr>
          <w:p w14:paraId="5CB594B1" w14:textId="77777777" w:rsidR="00DA466F" w:rsidRPr="00DA466F" w:rsidRDefault="00DA466F" w:rsidP="00DA466F">
            <w:r w:rsidRPr="00DA466F">
              <w:t>600</w:t>
            </w:r>
          </w:p>
        </w:tc>
        <w:tc>
          <w:tcPr>
            <w:tcW w:w="0" w:type="auto"/>
            <w:vAlign w:val="center"/>
            <w:hideMark/>
          </w:tcPr>
          <w:p w14:paraId="3D162C88" w14:textId="77777777" w:rsidR="00DA466F" w:rsidRPr="00DA466F" w:rsidRDefault="00DA466F" w:rsidP="00DA466F">
            <w:r w:rsidRPr="00DA466F">
              <w:t>10.0</w:t>
            </w:r>
          </w:p>
        </w:tc>
        <w:tc>
          <w:tcPr>
            <w:tcW w:w="0" w:type="auto"/>
            <w:vAlign w:val="center"/>
            <w:hideMark/>
          </w:tcPr>
          <w:p w14:paraId="16B73C45" w14:textId="77777777" w:rsidR="00DA466F" w:rsidRPr="00DA466F" w:rsidRDefault="00DA466F" w:rsidP="00DA466F">
            <w:r w:rsidRPr="00DA466F">
              <w:t>A/B 모두 여유</w:t>
            </w:r>
          </w:p>
        </w:tc>
      </w:tr>
      <w:tr w:rsidR="00DA466F" w:rsidRPr="00DA466F" w14:paraId="0418CF81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2703" w14:textId="77777777" w:rsidR="00DA466F" w:rsidRPr="00DA466F" w:rsidRDefault="00DA466F" w:rsidP="00DA466F">
            <w:r w:rsidRPr="00DA466F">
              <w:t>5</w:t>
            </w:r>
          </w:p>
        </w:tc>
        <w:tc>
          <w:tcPr>
            <w:tcW w:w="0" w:type="auto"/>
            <w:vAlign w:val="center"/>
            <w:hideMark/>
          </w:tcPr>
          <w:p w14:paraId="44D0856A" w14:textId="77777777" w:rsidR="00DA466F" w:rsidRPr="00DA466F" w:rsidRDefault="00DA466F" w:rsidP="00DA466F">
            <w:r w:rsidRPr="00DA466F">
              <w:t>12</w:t>
            </w:r>
          </w:p>
        </w:tc>
        <w:tc>
          <w:tcPr>
            <w:tcW w:w="0" w:type="auto"/>
            <w:vAlign w:val="center"/>
            <w:hideMark/>
          </w:tcPr>
          <w:p w14:paraId="0E9B1FDC" w14:textId="77777777" w:rsidR="00DA466F" w:rsidRPr="00DA466F" w:rsidRDefault="00DA466F" w:rsidP="00DA466F">
            <w:r w:rsidRPr="00DA466F">
              <w:t>1600</w:t>
            </w:r>
          </w:p>
        </w:tc>
        <w:tc>
          <w:tcPr>
            <w:tcW w:w="0" w:type="auto"/>
            <w:vAlign w:val="center"/>
            <w:hideMark/>
          </w:tcPr>
          <w:p w14:paraId="7021E10F" w14:textId="77777777" w:rsidR="00DA466F" w:rsidRPr="00DA466F" w:rsidRDefault="00DA466F" w:rsidP="00DA466F">
            <w:r w:rsidRPr="00DA466F">
              <w:t>1600</w:t>
            </w:r>
          </w:p>
        </w:tc>
        <w:tc>
          <w:tcPr>
            <w:tcW w:w="0" w:type="auto"/>
            <w:vAlign w:val="center"/>
            <w:hideMark/>
          </w:tcPr>
          <w:p w14:paraId="5EC3E7BF" w14:textId="77777777" w:rsidR="00DA466F" w:rsidRPr="00DA466F" w:rsidRDefault="00DA466F" w:rsidP="00DA466F">
            <w:r w:rsidRPr="00DA466F">
              <w:t>26.7</w:t>
            </w:r>
          </w:p>
        </w:tc>
        <w:tc>
          <w:tcPr>
            <w:tcW w:w="0" w:type="auto"/>
            <w:vAlign w:val="center"/>
            <w:hideMark/>
          </w:tcPr>
          <w:p w14:paraId="1C9E686D" w14:textId="77777777" w:rsidR="00DA466F" w:rsidRPr="00DA466F" w:rsidRDefault="00DA466F" w:rsidP="00DA466F">
            <w:r w:rsidRPr="00DA466F">
              <w:t>A/B 모두 가능(</w:t>
            </w:r>
            <w:r w:rsidRPr="00DA466F">
              <w:rPr>
                <w:b/>
                <w:bCs/>
              </w:rPr>
              <w:t>B가 지연 짧음</w:t>
            </w:r>
            <w:r w:rsidRPr="00DA466F">
              <w:t>)</w:t>
            </w:r>
          </w:p>
        </w:tc>
      </w:tr>
      <w:tr w:rsidR="00DA466F" w:rsidRPr="00DA466F" w14:paraId="44B50194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3A4A" w14:textId="77777777" w:rsidR="00DA466F" w:rsidRPr="00DA466F" w:rsidRDefault="00DA466F" w:rsidP="00DA466F">
            <w:r w:rsidRPr="00DA466F">
              <w:t>10</w:t>
            </w:r>
          </w:p>
        </w:tc>
        <w:tc>
          <w:tcPr>
            <w:tcW w:w="0" w:type="auto"/>
            <w:vAlign w:val="center"/>
            <w:hideMark/>
          </w:tcPr>
          <w:p w14:paraId="30120C17" w14:textId="77777777" w:rsidR="00DA466F" w:rsidRPr="00DA466F" w:rsidRDefault="00DA466F" w:rsidP="00DA466F">
            <w:r w:rsidRPr="00DA466F">
              <w:t>12</w:t>
            </w:r>
          </w:p>
        </w:tc>
        <w:tc>
          <w:tcPr>
            <w:tcW w:w="0" w:type="auto"/>
            <w:vAlign w:val="center"/>
            <w:hideMark/>
          </w:tcPr>
          <w:p w14:paraId="3F6694B7" w14:textId="77777777" w:rsidR="00DA466F" w:rsidRPr="00DA466F" w:rsidRDefault="00DA466F" w:rsidP="00DA466F">
            <w:r w:rsidRPr="00DA466F">
              <w:t>600</w:t>
            </w:r>
          </w:p>
        </w:tc>
        <w:tc>
          <w:tcPr>
            <w:tcW w:w="0" w:type="auto"/>
            <w:vAlign w:val="center"/>
            <w:hideMark/>
          </w:tcPr>
          <w:p w14:paraId="5D63F976" w14:textId="77777777" w:rsidR="00DA466F" w:rsidRPr="00DA466F" w:rsidRDefault="00DA466F" w:rsidP="00DA466F">
            <w:r w:rsidRPr="00DA466F">
              <w:t>1200</w:t>
            </w:r>
          </w:p>
        </w:tc>
        <w:tc>
          <w:tcPr>
            <w:tcW w:w="0" w:type="auto"/>
            <w:vAlign w:val="center"/>
            <w:hideMark/>
          </w:tcPr>
          <w:p w14:paraId="5F65FA8F" w14:textId="77777777" w:rsidR="00DA466F" w:rsidRPr="00DA466F" w:rsidRDefault="00DA466F" w:rsidP="00DA466F">
            <w:r w:rsidRPr="00DA466F">
              <w:t>20.0</w:t>
            </w:r>
          </w:p>
        </w:tc>
        <w:tc>
          <w:tcPr>
            <w:tcW w:w="0" w:type="auto"/>
            <w:vAlign w:val="center"/>
            <w:hideMark/>
          </w:tcPr>
          <w:p w14:paraId="664A1FDB" w14:textId="77777777" w:rsidR="00DA466F" w:rsidRPr="00DA466F" w:rsidRDefault="00DA466F" w:rsidP="00DA466F">
            <w:r w:rsidRPr="00DA466F">
              <w:t>A/B 모두 가능</w:t>
            </w:r>
          </w:p>
        </w:tc>
      </w:tr>
      <w:tr w:rsidR="00DA466F" w:rsidRPr="00DA466F" w14:paraId="74F349A8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6F9E" w14:textId="77777777" w:rsidR="00DA466F" w:rsidRPr="00DA466F" w:rsidRDefault="00DA466F" w:rsidP="00DA466F">
            <w:r w:rsidRPr="00DA466F">
              <w:t>15</w:t>
            </w:r>
          </w:p>
        </w:tc>
        <w:tc>
          <w:tcPr>
            <w:tcW w:w="0" w:type="auto"/>
            <w:vAlign w:val="center"/>
            <w:hideMark/>
          </w:tcPr>
          <w:p w14:paraId="7E68ECF7" w14:textId="77777777" w:rsidR="00DA466F" w:rsidRPr="00DA466F" w:rsidRDefault="00DA466F" w:rsidP="00DA466F">
            <w:r w:rsidRPr="00DA466F">
              <w:t>12</w:t>
            </w:r>
          </w:p>
        </w:tc>
        <w:tc>
          <w:tcPr>
            <w:tcW w:w="0" w:type="auto"/>
            <w:vAlign w:val="center"/>
            <w:hideMark/>
          </w:tcPr>
          <w:p w14:paraId="1A57C794" w14:textId="77777777" w:rsidR="00DA466F" w:rsidRPr="00DA466F" w:rsidRDefault="00DA466F" w:rsidP="00DA466F">
            <w:r w:rsidRPr="00DA466F">
              <w:t>600</w:t>
            </w:r>
          </w:p>
        </w:tc>
        <w:tc>
          <w:tcPr>
            <w:tcW w:w="0" w:type="auto"/>
            <w:vAlign w:val="center"/>
            <w:hideMark/>
          </w:tcPr>
          <w:p w14:paraId="34903861" w14:textId="77777777" w:rsidR="00DA466F" w:rsidRPr="00DA466F" w:rsidRDefault="00DA466F" w:rsidP="00DA466F">
            <w:r w:rsidRPr="00DA466F">
              <w:t>1800</w:t>
            </w:r>
          </w:p>
        </w:tc>
        <w:tc>
          <w:tcPr>
            <w:tcW w:w="0" w:type="auto"/>
            <w:vAlign w:val="center"/>
            <w:hideMark/>
          </w:tcPr>
          <w:p w14:paraId="1BCFC33F" w14:textId="77777777" w:rsidR="00DA466F" w:rsidRPr="00DA466F" w:rsidRDefault="00DA466F" w:rsidP="00DA466F">
            <w:r w:rsidRPr="00DA466F">
              <w:t>30.0</w:t>
            </w:r>
          </w:p>
        </w:tc>
        <w:tc>
          <w:tcPr>
            <w:tcW w:w="0" w:type="auto"/>
            <w:vAlign w:val="center"/>
            <w:hideMark/>
          </w:tcPr>
          <w:p w14:paraId="0C8211D8" w14:textId="77777777" w:rsidR="00DA466F" w:rsidRPr="00DA466F" w:rsidRDefault="00DA466F" w:rsidP="00DA466F">
            <w:r w:rsidRPr="00DA466F">
              <w:rPr>
                <w:b/>
                <w:bCs/>
              </w:rPr>
              <w:t>B 권장</w:t>
            </w:r>
            <w:r w:rsidRPr="00DA466F">
              <w:t xml:space="preserve">, A는 </w:t>
            </w:r>
            <w:proofErr w:type="spellStart"/>
            <w:r w:rsidRPr="00DA466F">
              <w:t>배칭</w:t>
            </w:r>
            <w:proofErr w:type="spellEnd"/>
            <w:r w:rsidRPr="00DA466F">
              <w:t xml:space="preserve"> 최적화 필요</w:t>
            </w:r>
          </w:p>
        </w:tc>
      </w:tr>
    </w:tbl>
    <w:p w14:paraId="345DA918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 xml:space="preserve">17.4 5명 기준 월 비용(36개월 </w:t>
      </w:r>
      <w:proofErr w:type="spellStart"/>
      <w:r w:rsidRPr="00DA466F">
        <w:rPr>
          <w:b/>
          <w:bCs/>
        </w:rPr>
        <w:t>상각</w:t>
      </w:r>
      <w:proofErr w:type="spellEnd"/>
      <w:r w:rsidRPr="00DA466F">
        <w:rPr>
          <w:b/>
          <w:bCs/>
        </w:rPr>
        <w:t>)</w:t>
      </w:r>
    </w:p>
    <w:p w14:paraId="082CC953" w14:textId="77777777" w:rsidR="00DA466F" w:rsidRPr="00DA466F" w:rsidRDefault="00DA466F" w:rsidP="00DA466F">
      <w:r w:rsidRPr="00DA466F">
        <w:t xml:space="preserve">CAPEX는 본문 13장 </w:t>
      </w:r>
      <w:r w:rsidRPr="00DA466F">
        <w:rPr>
          <w:b/>
          <w:bCs/>
        </w:rPr>
        <w:t>중간값</w:t>
      </w:r>
      <w:r w:rsidRPr="00DA466F">
        <w:t xml:space="preserve"> 가정, OPEX는 14장 전력 가정 사용.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1575"/>
        <w:gridCol w:w="1099"/>
      </w:tblGrid>
      <w:tr w:rsidR="00DA466F" w:rsidRPr="00DA466F" w14:paraId="0DAAFB57" w14:textId="77777777" w:rsidTr="00DA4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43332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29CC7ED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월 총비용(5명)</w:t>
            </w:r>
          </w:p>
        </w:tc>
        <w:tc>
          <w:tcPr>
            <w:tcW w:w="0" w:type="auto"/>
            <w:vAlign w:val="center"/>
            <w:hideMark/>
          </w:tcPr>
          <w:p w14:paraId="73AEA2DD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1인당/월</w:t>
            </w:r>
          </w:p>
        </w:tc>
      </w:tr>
      <w:tr w:rsidR="00DA466F" w:rsidRPr="00DA466F" w14:paraId="182FC00D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E03D" w14:textId="77777777" w:rsidR="00DA466F" w:rsidRPr="00DA466F" w:rsidRDefault="00DA466F" w:rsidP="00DA466F">
            <w:r w:rsidRPr="00DA466F">
              <w:rPr>
                <w:b/>
                <w:bCs/>
              </w:rPr>
              <w:t>옵션 A: L40S×2</w:t>
            </w:r>
          </w:p>
        </w:tc>
        <w:tc>
          <w:tcPr>
            <w:tcW w:w="0" w:type="auto"/>
            <w:vAlign w:val="center"/>
            <w:hideMark/>
          </w:tcPr>
          <w:p w14:paraId="7F3F87BB" w14:textId="77777777" w:rsidR="00DA466F" w:rsidRPr="00DA466F" w:rsidRDefault="00DA466F" w:rsidP="00DA466F">
            <w:r w:rsidRPr="00DA466F">
              <w:rPr>
                <w:b/>
                <w:bCs/>
              </w:rPr>
              <w:t>₩1,731,944</w:t>
            </w:r>
          </w:p>
        </w:tc>
        <w:tc>
          <w:tcPr>
            <w:tcW w:w="0" w:type="auto"/>
            <w:vAlign w:val="center"/>
            <w:hideMark/>
          </w:tcPr>
          <w:p w14:paraId="43470FA3" w14:textId="77777777" w:rsidR="00DA466F" w:rsidRPr="00DA466F" w:rsidRDefault="00DA466F" w:rsidP="00DA466F">
            <w:r w:rsidRPr="00DA466F">
              <w:rPr>
                <w:b/>
                <w:bCs/>
              </w:rPr>
              <w:t>₩346,389</w:t>
            </w:r>
          </w:p>
        </w:tc>
      </w:tr>
      <w:tr w:rsidR="00DA466F" w:rsidRPr="00DA466F" w14:paraId="3E2D0385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7269" w14:textId="77777777" w:rsidR="00DA466F" w:rsidRPr="00DA466F" w:rsidRDefault="00DA466F" w:rsidP="00DA466F">
            <w:r w:rsidRPr="00DA466F">
              <w:rPr>
                <w:b/>
                <w:bCs/>
              </w:rPr>
              <w:t>옵션 B: H100×1</w:t>
            </w:r>
          </w:p>
        </w:tc>
        <w:tc>
          <w:tcPr>
            <w:tcW w:w="0" w:type="auto"/>
            <w:vAlign w:val="center"/>
            <w:hideMark/>
          </w:tcPr>
          <w:p w14:paraId="1C1D0F1F" w14:textId="77777777" w:rsidR="00DA466F" w:rsidRPr="00DA466F" w:rsidRDefault="00DA466F" w:rsidP="00DA466F">
            <w:r w:rsidRPr="00DA466F">
              <w:rPr>
                <w:b/>
                <w:bCs/>
              </w:rPr>
              <w:t>₩3,712,500</w:t>
            </w:r>
          </w:p>
        </w:tc>
        <w:tc>
          <w:tcPr>
            <w:tcW w:w="0" w:type="auto"/>
            <w:vAlign w:val="center"/>
            <w:hideMark/>
          </w:tcPr>
          <w:p w14:paraId="21D9DE2C" w14:textId="77777777" w:rsidR="00DA466F" w:rsidRPr="00DA466F" w:rsidRDefault="00DA466F" w:rsidP="00DA466F">
            <w:r w:rsidRPr="00DA466F">
              <w:rPr>
                <w:b/>
                <w:bCs/>
              </w:rPr>
              <w:t>₩742,500</w:t>
            </w:r>
          </w:p>
        </w:tc>
      </w:tr>
    </w:tbl>
    <w:p w14:paraId="5FECCE5F" w14:textId="77777777" w:rsidR="00DA466F" w:rsidRPr="00DA466F" w:rsidRDefault="00DA466F" w:rsidP="00DA466F">
      <w:r w:rsidRPr="00DA466F">
        <w:t>계산식: 월비용 = CAPEX(중간값)/36 + 전력비 → 1인당 = 월비용/5</w:t>
      </w:r>
      <w:r w:rsidRPr="00DA466F">
        <w:br/>
        <w:t xml:space="preserve">CAPEX 중간값: 옵션A </w:t>
      </w:r>
      <w:r w:rsidRPr="00DA466F">
        <w:rPr>
          <w:b/>
          <w:bCs/>
        </w:rPr>
        <w:t>₩56.05M</w:t>
      </w:r>
      <w:r w:rsidRPr="00DA466F">
        <w:t xml:space="preserve">, 옵션B </w:t>
      </w:r>
      <w:r w:rsidRPr="00DA466F">
        <w:rPr>
          <w:b/>
          <w:bCs/>
        </w:rPr>
        <w:t>₩121.05M</w:t>
      </w:r>
      <w:r w:rsidRPr="00DA466F">
        <w:t xml:space="preserve"> </w:t>
      </w:r>
      <w:r w:rsidRPr="00DA466F">
        <w:rPr>
          <w:i/>
          <w:iCs/>
        </w:rPr>
        <w:t>(부가세 별도)</w:t>
      </w:r>
    </w:p>
    <w:p w14:paraId="1AB5F02D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17.5 적용 방법</w:t>
      </w:r>
    </w:p>
    <w:p w14:paraId="50CBA3C5" w14:textId="77777777" w:rsidR="00DA466F" w:rsidRPr="00DA466F" w:rsidRDefault="00DA466F" w:rsidP="00DA466F">
      <w:pPr>
        <w:numPr>
          <w:ilvl w:val="0"/>
          <w:numId w:val="25"/>
        </w:numPr>
      </w:pPr>
      <w:r w:rsidRPr="00DA466F">
        <w:t xml:space="preserve">실제 업무 </w:t>
      </w:r>
      <w:r w:rsidRPr="00DA466F">
        <w:rPr>
          <w:b/>
          <w:bCs/>
        </w:rPr>
        <w:t>평균 완성 토큰</w:t>
      </w:r>
      <w:r w:rsidRPr="00DA466F">
        <w:t xml:space="preserve">과 </w:t>
      </w:r>
      <w:r w:rsidRPr="00DA466F">
        <w:rPr>
          <w:b/>
          <w:bCs/>
        </w:rPr>
        <w:t>요청 빈도</w:t>
      </w:r>
      <w:r w:rsidRPr="00DA466F">
        <w:t xml:space="preserve">를 </w:t>
      </w:r>
      <w:proofErr w:type="gramStart"/>
      <w:r w:rsidRPr="00DA466F">
        <w:t>한번만</w:t>
      </w:r>
      <w:proofErr w:type="gramEnd"/>
      <w:r w:rsidRPr="00DA466F">
        <w:t xml:space="preserve"> 계측해 위 표의 시나리오를 보정</w:t>
      </w:r>
    </w:p>
    <w:p w14:paraId="2F56A9F7" w14:textId="77777777" w:rsidR="00DA466F" w:rsidRPr="00DA466F" w:rsidRDefault="00DA466F" w:rsidP="00DA466F">
      <w:pPr>
        <w:numPr>
          <w:ilvl w:val="0"/>
          <w:numId w:val="25"/>
        </w:numPr>
      </w:pPr>
      <w:r w:rsidRPr="00DA466F">
        <w:t>5명 초과 시 요구TPS = (인원 × 1인</w:t>
      </w:r>
      <w:proofErr w:type="spellStart"/>
      <w:r w:rsidRPr="00DA466F">
        <w:t>TPM_out</w:t>
      </w:r>
      <w:proofErr w:type="spellEnd"/>
      <w:proofErr w:type="gramStart"/>
      <w:r w:rsidRPr="00DA466F">
        <w:t>) /</w:t>
      </w:r>
      <w:proofErr w:type="gramEnd"/>
      <w:r w:rsidRPr="00DA466F">
        <w:t xml:space="preserve"> 60으로 선형 계산</w:t>
      </w:r>
    </w:p>
    <w:p w14:paraId="2AC323B3" w14:textId="77777777" w:rsidR="00DA466F" w:rsidRPr="00DA466F" w:rsidRDefault="00DA466F" w:rsidP="00DA466F">
      <w:pPr>
        <w:numPr>
          <w:ilvl w:val="0"/>
          <w:numId w:val="25"/>
        </w:numPr>
      </w:pPr>
      <w:r w:rsidRPr="00DA466F">
        <w:t xml:space="preserve">PoC에서 </w:t>
      </w:r>
      <w:r w:rsidRPr="00DA466F">
        <w:rPr>
          <w:b/>
          <w:bCs/>
        </w:rPr>
        <w:t>P95 지연</w:t>
      </w:r>
      <w:r w:rsidRPr="00DA466F">
        <w:t xml:space="preserve">과 </w:t>
      </w:r>
      <w:r w:rsidRPr="00DA466F">
        <w:rPr>
          <w:b/>
          <w:bCs/>
        </w:rPr>
        <w:t>토큰/초</w:t>
      </w:r>
      <w:r w:rsidRPr="00DA466F">
        <w:t>를 실측 → 11장 권고 스펙/13장 견적 확정</w:t>
      </w:r>
    </w:p>
    <w:p w14:paraId="1B3D61FF" w14:textId="77777777" w:rsidR="00DA466F" w:rsidRPr="00DA466F" w:rsidRDefault="00DA466F" w:rsidP="00DA466F">
      <w:r w:rsidRPr="00DA466F">
        <w:t>필요하면 5→10→20명 스케일 표도 바로 추가하겠습니다.</w:t>
      </w:r>
    </w:p>
    <w:p w14:paraId="1CE5308E" w14:textId="77777777" w:rsidR="00DA466F" w:rsidRPr="00DA466F" w:rsidRDefault="00DA466F" w:rsidP="00DA466F">
      <w:r w:rsidRPr="00DA466F">
        <w:pict w14:anchorId="73DF66AD">
          <v:rect id="_x0000_i1162" style="width:0;height:1.5pt" o:hralign="center" o:hrstd="t" o:hr="t" fillcolor="#a0a0a0" stroked="f"/>
        </w:pict>
      </w:r>
    </w:p>
    <w:p w14:paraId="1F8484EA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18. 권고안(H100 1장) 선정 기준 및 근거</w:t>
      </w:r>
    </w:p>
    <w:p w14:paraId="39EBC9DE" w14:textId="77777777" w:rsidR="00DA466F" w:rsidRPr="00DA466F" w:rsidRDefault="00DA466F" w:rsidP="00DA466F">
      <w:r w:rsidRPr="00DA466F">
        <w:t xml:space="preserve">본 권고는 **문서 내 가정(11장, 17장)**을 기반으로 한 </w:t>
      </w:r>
      <w:r w:rsidRPr="00DA466F">
        <w:rPr>
          <w:i/>
          <w:iCs/>
        </w:rPr>
        <w:t>의사결정 기준</w:t>
      </w:r>
      <w:r w:rsidRPr="00DA466F">
        <w:t xml:space="preserve">입니다. 실제 구매 </w:t>
      </w:r>
      <w:r w:rsidRPr="00DA466F">
        <w:lastRenderedPageBreak/>
        <w:t>전 PoC 실측으로 확인합니다.</w:t>
      </w:r>
    </w:p>
    <w:p w14:paraId="25AC20B8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18.1 운영 목표/제약 (</w:t>
      </w:r>
      <w:proofErr w:type="spellStart"/>
      <w:r w:rsidRPr="00DA466F">
        <w:rPr>
          <w:b/>
          <w:bCs/>
        </w:rPr>
        <w:t>기준값</w:t>
      </w:r>
      <w:proofErr w:type="spellEnd"/>
      <w:r w:rsidRPr="00DA466F">
        <w:rPr>
          <w:b/>
          <w:bCs/>
        </w:rPr>
        <w:t>)</w:t>
      </w:r>
    </w:p>
    <w:p w14:paraId="576FE8DE" w14:textId="77777777" w:rsidR="00DA466F" w:rsidRPr="00DA466F" w:rsidRDefault="00DA466F" w:rsidP="00DA466F">
      <w:pPr>
        <w:numPr>
          <w:ilvl w:val="0"/>
          <w:numId w:val="26"/>
        </w:numPr>
      </w:pPr>
      <w:r w:rsidRPr="00DA466F">
        <w:rPr>
          <w:b/>
          <w:bCs/>
        </w:rPr>
        <w:t>사용 패턴</w:t>
      </w:r>
      <w:r w:rsidRPr="00DA466F">
        <w:t xml:space="preserve">: 5명, </w:t>
      </w:r>
      <w:r w:rsidRPr="00DA466F">
        <w:rPr>
          <w:i/>
          <w:iCs/>
        </w:rPr>
        <w:t>S3 고부하</w:t>
      </w:r>
      <w:r w:rsidRPr="00DA466F">
        <w:t xml:space="preserve"> 시나리오(12 req/h, 완성 1,600 토큰) 발생 가능</w:t>
      </w:r>
    </w:p>
    <w:p w14:paraId="7B45650F" w14:textId="77777777" w:rsidR="00DA466F" w:rsidRPr="00DA466F" w:rsidRDefault="00DA466F" w:rsidP="00DA466F">
      <w:pPr>
        <w:numPr>
          <w:ilvl w:val="0"/>
          <w:numId w:val="26"/>
        </w:numPr>
      </w:pPr>
      <w:r w:rsidRPr="00DA466F">
        <w:rPr>
          <w:b/>
          <w:bCs/>
        </w:rPr>
        <w:t>지연 목표</w:t>
      </w:r>
      <w:r w:rsidRPr="00DA466F">
        <w:t xml:space="preserve">: 사용자 체감 </w:t>
      </w:r>
      <w:r w:rsidRPr="00DA466F">
        <w:rPr>
          <w:b/>
          <w:bCs/>
        </w:rPr>
        <w:t>P95 ≤ 5~7초</w:t>
      </w:r>
      <w:r w:rsidRPr="00DA466F">
        <w:t xml:space="preserve"> (</w:t>
      </w:r>
      <w:proofErr w:type="spellStart"/>
      <w:r w:rsidRPr="00DA466F">
        <w:t>바이브코딩</w:t>
      </w:r>
      <w:proofErr w:type="spellEnd"/>
      <w:r w:rsidRPr="00DA466F">
        <w:t>/리뷰 대기 허용 한계)</w:t>
      </w:r>
    </w:p>
    <w:p w14:paraId="3042FD8A" w14:textId="77777777" w:rsidR="00DA466F" w:rsidRPr="00DA466F" w:rsidRDefault="00DA466F" w:rsidP="00DA466F">
      <w:pPr>
        <w:numPr>
          <w:ilvl w:val="0"/>
          <w:numId w:val="26"/>
        </w:numPr>
      </w:pPr>
      <w:r w:rsidRPr="00DA466F">
        <w:rPr>
          <w:b/>
          <w:bCs/>
        </w:rPr>
        <w:t>모델/컨텍스트</w:t>
      </w:r>
      <w:r w:rsidRPr="00DA466F">
        <w:t xml:space="preserve">: 27B급 모델, </w:t>
      </w:r>
      <w:r w:rsidRPr="00DA466F">
        <w:rPr>
          <w:b/>
          <w:bCs/>
        </w:rPr>
        <w:t>8k~16k 컨텍스트</w:t>
      </w:r>
      <w:r w:rsidRPr="00DA466F">
        <w:t xml:space="preserve"> 수요 가능</w:t>
      </w:r>
    </w:p>
    <w:p w14:paraId="1505722C" w14:textId="77777777" w:rsidR="00DA466F" w:rsidRPr="00DA466F" w:rsidRDefault="00DA466F" w:rsidP="00DA466F">
      <w:pPr>
        <w:numPr>
          <w:ilvl w:val="0"/>
          <w:numId w:val="26"/>
        </w:numPr>
      </w:pPr>
      <w:r w:rsidRPr="00DA466F">
        <w:rPr>
          <w:b/>
          <w:bCs/>
        </w:rPr>
        <w:t>확장성</w:t>
      </w:r>
      <w:r w:rsidRPr="00DA466F">
        <w:t>: 6</w:t>
      </w:r>
      <w:del w:id="1" w:author="Unknown">
        <w:r w:rsidRPr="00DA466F">
          <w:delText>12개월 내 10</w:delText>
        </w:r>
      </w:del>
      <w:r w:rsidRPr="00DA466F">
        <w:t>15명까지 확장 가능성 고려</w:t>
      </w:r>
    </w:p>
    <w:p w14:paraId="0CF9D010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18.2 기술적 근거</w:t>
      </w:r>
    </w:p>
    <w:p w14:paraId="66AFB3A0" w14:textId="77777777" w:rsidR="00DA466F" w:rsidRPr="00DA466F" w:rsidRDefault="00DA466F" w:rsidP="00DA466F">
      <w:pPr>
        <w:numPr>
          <w:ilvl w:val="0"/>
          <w:numId w:val="27"/>
        </w:numPr>
      </w:pPr>
      <w:r w:rsidRPr="00DA466F">
        <w:rPr>
          <w:b/>
          <w:bCs/>
        </w:rPr>
        <w:t>처리량·지연</w:t>
      </w:r>
      <w:r w:rsidRPr="00DA466F">
        <w:t xml:space="preserve">: 17.2표 기준, S3에서 H100은 </w:t>
      </w:r>
      <w:r w:rsidRPr="00DA466F">
        <w:rPr>
          <w:b/>
          <w:bCs/>
        </w:rPr>
        <w:t>~6.9s</w:t>
      </w:r>
      <w:r w:rsidRPr="00DA466F">
        <w:t xml:space="preserve">, L40S×2는 </w:t>
      </w:r>
      <w:r w:rsidRPr="00DA466F">
        <w:rPr>
          <w:b/>
          <w:bCs/>
        </w:rPr>
        <w:t>~13.8s</w:t>
      </w:r>
      <w:r w:rsidRPr="00DA466F">
        <w:t xml:space="preserve"> → 목표 P95(≤7s)를 안정적으로 충족하는 쪽은 </w:t>
      </w:r>
      <w:r w:rsidRPr="00DA466F">
        <w:rPr>
          <w:b/>
          <w:bCs/>
        </w:rPr>
        <w:t>H100</w:t>
      </w:r>
    </w:p>
    <w:p w14:paraId="7D8AFBB4" w14:textId="77777777" w:rsidR="00DA466F" w:rsidRPr="00DA466F" w:rsidRDefault="00DA466F" w:rsidP="00DA466F">
      <w:pPr>
        <w:numPr>
          <w:ilvl w:val="0"/>
          <w:numId w:val="27"/>
        </w:numPr>
      </w:pPr>
      <w:r w:rsidRPr="00DA466F">
        <w:rPr>
          <w:b/>
          <w:bCs/>
        </w:rPr>
        <w:t>배치/컨텍스트 여유</w:t>
      </w:r>
      <w:r w:rsidRPr="00DA466F">
        <w:t xml:space="preserve">: H100 80GB는 </w:t>
      </w:r>
      <w:proofErr w:type="spellStart"/>
      <w:r w:rsidRPr="00DA466F">
        <w:t>vLLM</w:t>
      </w:r>
      <w:proofErr w:type="spellEnd"/>
      <w:r w:rsidRPr="00DA466F">
        <w:t>의 KV-Cache/</w:t>
      </w:r>
      <w:proofErr w:type="spellStart"/>
      <w:r w:rsidRPr="00DA466F">
        <w:t>배칭에</w:t>
      </w:r>
      <w:proofErr w:type="spellEnd"/>
      <w:r w:rsidRPr="00DA466F">
        <w:t xml:space="preserve"> 여유가 커 </w:t>
      </w:r>
      <w:r w:rsidRPr="00DA466F">
        <w:rPr>
          <w:b/>
          <w:bCs/>
        </w:rPr>
        <w:t>8k~16k 컨텍스트</w:t>
      </w:r>
      <w:r w:rsidRPr="00DA466F">
        <w:t xml:space="preserve">와 </w:t>
      </w:r>
      <w:proofErr w:type="spellStart"/>
      <w:r w:rsidRPr="00DA466F">
        <w:t>동시세션에서</w:t>
      </w:r>
      <w:proofErr w:type="spellEnd"/>
      <w:r w:rsidRPr="00DA466F">
        <w:t xml:space="preserve"> </w:t>
      </w:r>
      <w:proofErr w:type="spellStart"/>
      <w:r w:rsidRPr="00DA466F">
        <w:rPr>
          <w:i/>
          <w:iCs/>
        </w:rPr>
        <w:t>페이징</w:t>
      </w:r>
      <w:proofErr w:type="spellEnd"/>
      <w:r w:rsidRPr="00DA466F">
        <w:rPr>
          <w:i/>
          <w:iCs/>
        </w:rPr>
        <w:t>/오프로딩</w:t>
      </w:r>
      <w:r w:rsidRPr="00DA466F">
        <w:t xml:space="preserve"> 위험이 낮음</w:t>
      </w:r>
    </w:p>
    <w:p w14:paraId="57E72EE3" w14:textId="77777777" w:rsidR="00DA466F" w:rsidRPr="00DA466F" w:rsidRDefault="00DA466F" w:rsidP="00DA466F">
      <w:pPr>
        <w:numPr>
          <w:ilvl w:val="0"/>
          <w:numId w:val="27"/>
        </w:numPr>
      </w:pPr>
      <w:r w:rsidRPr="00DA466F">
        <w:rPr>
          <w:b/>
          <w:bCs/>
        </w:rPr>
        <w:t>운영 단순성</w:t>
      </w:r>
      <w:r w:rsidRPr="00DA466F">
        <w:t xml:space="preserve">: 단일 GPU로 </w:t>
      </w:r>
      <w:proofErr w:type="spellStart"/>
      <w:r w:rsidRPr="00DA466F">
        <w:rPr>
          <w:b/>
          <w:bCs/>
        </w:rPr>
        <w:t>텐서</w:t>
      </w:r>
      <w:proofErr w:type="spellEnd"/>
      <w:r w:rsidRPr="00DA466F">
        <w:rPr>
          <w:b/>
          <w:bCs/>
        </w:rPr>
        <w:t xml:space="preserve"> 병렬 불필요</w:t>
      </w:r>
      <w:r w:rsidRPr="00DA466F">
        <w:t>, 모델 배포·모니터링·롤백이 단순</w:t>
      </w:r>
    </w:p>
    <w:p w14:paraId="5AFE961A" w14:textId="77777777" w:rsidR="00DA466F" w:rsidRPr="00DA466F" w:rsidRDefault="00DA466F" w:rsidP="00DA466F">
      <w:pPr>
        <w:numPr>
          <w:ilvl w:val="0"/>
          <w:numId w:val="27"/>
        </w:numPr>
      </w:pPr>
      <w:r w:rsidRPr="00DA466F">
        <w:rPr>
          <w:b/>
          <w:bCs/>
        </w:rPr>
        <w:t>성장 여지</w:t>
      </w:r>
      <w:r w:rsidRPr="00DA466F">
        <w:t xml:space="preserve">: 250 TPS 가정으로 </w:t>
      </w:r>
      <w:r w:rsidRPr="00DA466F">
        <w:rPr>
          <w:b/>
          <w:bCs/>
        </w:rPr>
        <w:t>10~15명</w:t>
      </w:r>
      <w:r w:rsidRPr="00DA466F">
        <w:t xml:space="preserve"> 확장 및 장문 생성(코드/리뷰)에도 </w:t>
      </w:r>
      <w:proofErr w:type="spellStart"/>
      <w:r w:rsidRPr="00DA466F">
        <w:t>헤드룸</w:t>
      </w:r>
      <w:proofErr w:type="spellEnd"/>
      <w:r w:rsidRPr="00DA466F">
        <w:t xml:space="preserve"> 확보</w:t>
      </w:r>
    </w:p>
    <w:p w14:paraId="73D142E7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18.3 비용/효율 관점</w:t>
      </w:r>
    </w:p>
    <w:p w14:paraId="3E00817E" w14:textId="77777777" w:rsidR="00DA466F" w:rsidRPr="00DA466F" w:rsidRDefault="00DA466F" w:rsidP="00DA466F">
      <w:pPr>
        <w:numPr>
          <w:ilvl w:val="0"/>
          <w:numId w:val="28"/>
        </w:numPr>
      </w:pPr>
      <w:r w:rsidRPr="00DA466F">
        <w:t xml:space="preserve">CAPEX는 </w:t>
      </w:r>
      <w:r w:rsidRPr="00DA466F">
        <w:rPr>
          <w:b/>
          <w:bCs/>
        </w:rPr>
        <w:t>높지만</w:t>
      </w:r>
      <w:r w:rsidRPr="00DA466F">
        <w:t xml:space="preserve">, 고부하 시나리오에서 </w:t>
      </w:r>
      <w:r w:rsidRPr="00DA466F">
        <w:rPr>
          <w:b/>
          <w:bCs/>
        </w:rPr>
        <w:t>응답시간 절반 수준</w:t>
      </w:r>
      <w:r w:rsidRPr="00DA466F">
        <w:t>으로 사용자 생산성/경험 향상</w:t>
      </w:r>
    </w:p>
    <w:p w14:paraId="34749611" w14:textId="77777777" w:rsidR="00DA466F" w:rsidRPr="00DA466F" w:rsidRDefault="00DA466F" w:rsidP="00DA466F">
      <w:pPr>
        <w:numPr>
          <w:ilvl w:val="0"/>
          <w:numId w:val="28"/>
        </w:numPr>
      </w:pPr>
      <w:r w:rsidRPr="00DA466F">
        <w:t xml:space="preserve">TPS당 원가(중간값 기준)는 A/B가 </w:t>
      </w:r>
      <w:r w:rsidRPr="00DA466F">
        <w:rPr>
          <w:b/>
          <w:bCs/>
        </w:rPr>
        <w:t>유사한 범위</w:t>
      </w:r>
      <w:r w:rsidRPr="00DA466F">
        <w:t xml:space="preserve">로, </w:t>
      </w:r>
      <w:r w:rsidRPr="00DA466F">
        <w:rPr>
          <w:i/>
          <w:iCs/>
        </w:rPr>
        <w:t>지연 목표</w:t>
      </w:r>
      <w:r w:rsidRPr="00DA466F">
        <w:t xml:space="preserve"> 달성 여부가 </w:t>
      </w:r>
      <w:proofErr w:type="spellStart"/>
      <w:r w:rsidRPr="00DA466F">
        <w:t>차별점</w:t>
      </w:r>
      <w:proofErr w:type="spellEnd"/>
    </w:p>
    <w:p w14:paraId="77ADD51A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18.4 예외—L40S×2를 선택하는 조건</w:t>
      </w:r>
    </w:p>
    <w:p w14:paraId="62D538DC" w14:textId="77777777" w:rsidR="00DA466F" w:rsidRPr="00DA466F" w:rsidRDefault="00DA466F" w:rsidP="00DA466F">
      <w:pPr>
        <w:numPr>
          <w:ilvl w:val="0"/>
          <w:numId w:val="29"/>
        </w:numPr>
      </w:pPr>
      <w:r w:rsidRPr="00DA466F">
        <w:rPr>
          <w:b/>
          <w:bCs/>
        </w:rPr>
        <w:t xml:space="preserve">지연 목표가 </w:t>
      </w:r>
      <w:proofErr w:type="spellStart"/>
      <w:r w:rsidRPr="00DA466F">
        <w:rPr>
          <w:b/>
          <w:bCs/>
        </w:rPr>
        <w:t>느슨</w:t>
      </w:r>
      <w:proofErr w:type="spellEnd"/>
      <w:r w:rsidRPr="00DA466F">
        <w:t xml:space="preserve">(P95 ≤ 10~12s 허용)하거나, </w:t>
      </w:r>
      <w:r w:rsidRPr="00DA466F">
        <w:rPr>
          <w:b/>
          <w:bCs/>
        </w:rPr>
        <w:t>예산 최우선</w:t>
      </w:r>
    </w:p>
    <w:p w14:paraId="28F337D9" w14:textId="77777777" w:rsidR="00DA466F" w:rsidRPr="00DA466F" w:rsidRDefault="00DA466F" w:rsidP="00DA466F">
      <w:pPr>
        <w:numPr>
          <w:ilvl w:val="0"/>
          <w:numId w:val="29"/>
        </w:numPr>
      </w:pPr>
      <w:r w:rsidRPr="00DA466F">
        <w:rPr>
          <w:b/>
          <w:bCs/>
        </w:rPr>
        <w:t>가용성</w:t>
      </w:r>
      <w:r w:rsidRPr="00DA466F">
        <w:t>을 중시(장애 시 단일 GPU 리스크 회피) → 2장 구성이 유리</w:t>
      </w:r>
    </w:p>
    <w:p w14:paraId="15B25734" w14:textId="77777777" w:rsidR="00DA466F" w:rsidRPr="00DA466F" w:rsidRDefault="00DA466F" w:rsidP="00DA466F">
      <w:pPr>
        <w:numPr>
          <w:ilvl w:val="0"/>
          <w:numId w:val="29"/>
        </w:numPr>
      </w:pPr>
      <w:r w:rsidRPr="00DA466F">
        <w:rPr>
          <w:b/>
          <w:bCs/>
        </w:rPr>
        <w:t>컨텍스트 길이</w:t>
      </w:r>
      <w:r w:rsidRPr="00DA466F">
        <w:t>가 짧고(≤8k), 주 사용이 S1/S2 위주</w:t>
      </w:r>
    </w:p>
    <w:p w14:paraId="75C8116C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18.5 의사결정 요약(체크리스트)</w:t>
      </w:r>
    </w:p>
    <w:p w14:paraId="17514A88" w14:textId="77777777" w:rsidR="00DA466F" w:rsidRPr="00DA466F" w:rsidRDefault="00DA466F" w:rsidP="00DA466F">
      <w:pPr>
        <w:numPr>
          <w:ilvl w:val="0"/>
          <w:numId w:val="30"/>
        </w:numPr>
      </w:pPr>
      <w:r w:rsidRPr="00DA466F">
        <w:t xml:space="preserve">P95 목표 ≤ 7s → </w:t>
      </w:r>
      <w:r w:rsidRPr="00DA466F">
        <w:rPr>
          <w:b/>
          <w:bCs/>
        </w:rPr>
        <w:t>H100 권고</w:t>
      </w:r>
    </w:p>
    <w:p w14:paraId="24A50545" w14:textId="77777777" w:rsidR="00DA466F" w:rsidRPr="00DA466F" w:rsidRDefault="00DA466F" w:rsidP="00DA466F">
      <w:pPr>
        <w:numPr>
          <w:ilvl w:val="0"/>
          <w:numId w:val="30"/>
        </w:numPr>
      </w:pPr>
      <w:r w:rsidRPr="00DA466F">
        <w:t xml:space="preserve">8k~16k 컨텍스트 + 동시세션 필요 → </w:t>
      </w:r>
      <w:r w:rsidRPr="00DA466F">
        <w:rPr>
          <w:b/>
          <w:bCs/>
        </w:rPr>
        <w:t>H100 권고</w:t>
      </w:r>
    </w:p>
    <w:p w14:paraId="69C7F4F1" w14:textId="77777777" w:rsidR="00DA466F" w:rsidRPr="00DA466F" w:rsidRDefault="00DA466F" w:rsidP="00DA466F">
      <w:pPr>
        <w:numPr>
          <w:ilvl w:val="0"/>
          <w:numId w:val="30"/>
        </w:numPr>
      </w:pPr>
      <w:r w:rsidRPr="00DA466F">
        <w:t>6</w:t>
      </w:r>
      <w:del w:id="2" w:author="Unknown">
        <w:r w:rsidRPr="00DA466F">
          <w:delText>12개월 내 10</w:delText>
        </w:r>
      </w:del>
      <w:r w:rsidRPr="00DA466F">
        <w:t xml:space="preserve">15명 확장 → </w:t>
      </w:r>
      <w:r w:rsidRPr="00DA466F">
        <w:rPr>
          <w:b/>
          <w:bCs/>
        </w:rPr>
        <w:t>H100 권고</w:t>
      </w:r>
    </w:p>
    <w:p w14:paraId="370CA954" w14:textId="77777777" w:rsidR="00DA466F" w:rsidRPr="00DA466F" w:rsidRDefault="00DA466F" w:rsidP="00DA466F">
      <w:pPr>
        <w:numPr>
          <w:ilvl w:val="0"/>
          <w:numId w:val="30"/>
        </w:numPr>
      </w:pPr>
      <w:r w:rsidRPr="00DA466F">
        <w:lastRenderedPageBreak/>
        <w:t xml:space="preserve">예산 우선 + P95 10s 허용 + 가용성 중시 → </w:t>
      </w:r>
      <w:r w:rsidRPr="00DA466F">
        <w:rPr>
          <w:b/>
          <w:bCs/>
        </w:rPr>
        <w:t>L40S×2 가능</w:t>
      </w:r>
    </w:p>
    <w:p w14:paraId="7BC8C4F1" w14:textId="77777777" w:rsidR="00DA466F" w:rsidRPr="00DA466F" w:rsidRDefault="00DA466F" w:rsidP="00DA466F">
      <w:r w:rsidRPr="00DA466F">
        <w:pict w14:anchorId="5C72E41F">
          <v:rect id="_x0000_i1163" style="width:0;height:1.5pt" o:hralign="center" o:hrstd="t" o:hr="t" fillcolor="#a0a0a0" stroked="f"/>
        </w:pict>
      </w:r>
    </w:p>
    <w:p w14:paraId="6038520D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19. 적용 소프트웨어 목록(BOM)</w:t>
      </w:r>
    </w:p>
    <w:p w14:paraId="6BB0AA57" w14:textId="77777777" w:rsidR="00DA466F" w:rsidRPr="00DA466F" w:rsidRDefault="00DA466F" w:rsidP="00DA466F">
      <w:r w:rsidRPr="00DA466F">
        <w:rPr>
          <w:i/>
          <w:iCs/>
        </w:rPr>
        <w:t xml:space="preserve">설치 소스는 기본적으로 </w:t>
      </w:r>
      <w:r w:rsidRPr="00DA466F">
        <w:rPr>
          <w:b/>
          <w:bCs/>
          <w:i/>
          <w:iCs/>
        </w:rPr>
        <w:t>사내 Private Registry/미러</w:t>
      </w:r>
      <w:r w:rsidRPr="00DA466F">
        <w:rPr>
          <w:i/>
          <w:iCs/>
        </w:rPr>
        <w:t xml:space="preserve"> 또는 </w:t>
      </w:r>
      <w:r w:rsidRPr="00DA466F">
        <w:rPr>
          <w:b/>
          <w:bCs/>
          <w:i/>
          <w:iCs/>
        </w:rPr>
        <w:t>오프라인 패키지</w:t>
      </w:r>
      <w:r w:rsidRPr="00DA466F">
        <w:rPr>
          <w:i/>
          <w:iCs/>
        </w:rPr>
        <w:t xml:space="preserve">를 사용합니다. 모든 컨테이너/패키지는 </w:t>
      </w:r>
      <w:r w:rsidRPr="00DA466F">
        <w:rPr>
          <w:b/>
          <w:bCs/>
          <w:i/>
          <w:iCs/>
        </w:rPr>
        <w:t>해시·서명·SBOM 스캔</w:t>
      </w:r>
      <w:r w:rsidRPr="00DA466F">
        <w:rPr>
          <w:i/>
          <w:iCs/>
        </w:rPr>
        <w:t xml:space="preserve"> 후 반입.</w:t>
      </w:r>
    </w:p>
    <w:p w14:paraId="7383C1D7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19.1 코어 플랫폼(필수)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698"/>
        <w:gridCol w:w="954"/>
        <w:gridCol w:w="1696"/>
        <w:gridCol w:w="1129"/>
        <w:gridCol w:w="1476"/>
      </w:tblGrid>
      <w:tr w:rsidR="00DA466F" w:rsidRPr="00DA466F" w14:paraId="4D8FB2D4" w14:textId="77777777" w:rsidTr="00DA4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04739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범주</w:t>
            </w:r>
          </w:p>
        </w:tc>
        <w:tc>
          <w:tcPr>
            <w:tcW w:w="0" w:type="auto"/>
            <w:vAlign w:val="center"/>
            <w:hideMark/>
          </w:tcPr>
          <w:p w14:paraId="25A921C3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구성요소</w:t>
            </w:r>
          </w:p>
        </w:tc>
        <w:tc>
          <w:tcPr>
            <w:tcW w:w="0" w:type="auto"/>
            <w:vAlign w:val="center"/>
            <w:hideMark/>
          </w:tcPr>
          <w:p w14:paraId="6480F753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권고 버전/태그</w:t>
            </w:r>
          </w:p>
        </w:tc>
        <w:tc>
          <w:tcPr>
            <w:tcW w:w="0" w:type="auto"/>
            <w:vAlign w:val="center"/>
            <w:hideMark/>
          </w:tcPr>
          <w:p w14:paraId="429D21EA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배포 형태</w:t>
            </w:r>
          </w:p>
        </w:tc>
        <w:tc>
          <w:tcPr>
            <w:tcW w:w="0" w:type="auto"/>
            <w:vAlign w:val="center"/>
            <w:hideMark/>
          </w:tcPr>
          <w:p w14:paraId="212AE407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설치 대상</w:t>
            </w:r>
          </w:p>
        </w:tc>
        <w:tc>
          <w:tcPr>
            <w:tcW w:w="0" w:type="auto"/>
            <w:vAlign w:val="center"/>
            <w:hideMark/>
          </w:tcPr>
          <w:p w14:paraId="057AA81A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용도/비고</w:t>
            </w:r>
          </w:p>
        </w:tc>
      </w:tr>
      <w:tr w:rsidR="00DA466F" w:rsidRPr="00DA466F" w14:paraId="5F03A563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5080" w14:textId="77777777" w:rsidR="00DA466F" w:rsidRPr="00DA466F" w:rsidRDefault="00DA466F" w:rsidP="00DA466F">
            <w:r w:rsidRPr="00DA466F">
              <w:t>UI</w:t>
            </w:r>
          </w:p>
        </w:tc>
        <w:tc>
          <w:tcPr>
            <w:tcW w:w="0" w:type="auto"/>
            <w:vAlign w:val="center"/>
            <w:hideMark/>
          </w:tcPr>
          <w:p w14:paraId="6538FE0A" w14:textId="77777777" w:rsidR="00DA466F" w:rsidRPr="00DA466F" w:rsidRDefault="00DA466F" w:rsidP="00DA466F">
            <w:proofErr w:type="spellStart"/>
            <w:r w:rsidRPr="00DA466F">
              <w:rPr>
                <w:b/>
                <w:bCs/>
              </w:rPr>
              <w:t>OpenWebUI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6A0AB" w14:textId="77777777" w:rsidR="00DA466F" w:rsidRPr="00DA466F" w:rsidRDefault="00DA466F" w:rsidP="00DA466F">
            <w:r w:rsidRPr="00DA466F">
              <w:t>0.5.x 고정(사내 태그)</w:t>
            </w:r>
          </w:p>
        </w:tc>
        <w:tc>
          <w:tcPr>
            <w:tcW w:w="0" w:type="auto"/>
            <w:vAlign w:val="center"/>
            <w:hideMark/>
          </w:tcPr>
          <w:p w14:paraId="1FFEB490" w14:textId="77777777" w:rsidR="00DA466F" w:rsidRPr="00DA466F" w:rsidRDefault="00DA466F" w:rsidP="00DA466F">
            <w:r w:rsidRPr="00DA466F">
              <w:t>Docker/</w:t>
            </w:r>
            <w:proofErr w:type="spellStart"/>
            <w:r w:rsidRPr="00DA466F">
              <w:t>Podman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1B622" w14:textId="77777777" w:rsidR="00DA466F" w:rsidRPr="00DA466F" w:rsidRDefault="00DA466F" w:rsidP="00DA466F">
            <w:r w:rsidRPr="00DA466F">
              <w:t>AI Server</w:t>
            </w:r>
          </w:p>
        </w:tc>
        <w:tc>
          <w:tcPr>
            <w:tcW w:w="0" w:type="auto"/>
            <w:vAlign w:val="center"/>
            <w:hideMark/>
          </w:tcPr>
          <w:p w14:paraId="0494E436" w14:textId="77777777" w:rsidR="00DA466F" w:rsidRPr="00DA466F" w:rsidRDefault="00DA466F" w:rsidP="00DA466F">
            <w:r w:rsidRPr="00DA466F">
              <w:t xml:space="preserve">워크스페이스/RBAC, </w:t>
            </w:r>
            <w:proofErr w:type="spellStart"/>
            <w:r w:rsidRPr="00DA466F">
              <w:t>챗</w:t>
            </w:r>
            <w:proofErr w:type="spellEnd"/>
            <w:r w:rsidRPr="00DA466F">
              <w:t xml:space="preserve"> UI</w:t>
            </w:r>
          </w:p>
        </w:tc>
      </w:tr>
      <w:tr w:rsidR="00DA466F" w:rsidRPr="00DA466F" w14:paraId="487976EB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A287" w14:textId="77777777" w:rsidR="00DA466F" w:rsidRPr="00DA466F" w:rsidRDefault="00DA466F" w:rsidP="00DA466F">
            <w:r w:rsidRPr="00DA466F">
              <w:t>모델 프록시</w:t>
            </w:r>
          </w:p>
        </w:tc>
        <w:tc>
          <w:tcPr>
            <w:tcW w:w="0" w:type="auto"/>
            <w:vAlign w:val="center"/>
            <w:hideMark/>
          </w:tcPr>
          <w:p w14:paraId="7623ED88" w14:textId="77777777" w:rsidR="00DA466F" w:rsidRPr="00DA466F" w:rsidRDefault="00DA466F" w:rsidP="00DA466F">
            <w:proofErr w:type="spellStart"/>
            <w:r w:rsidRPr="00DA466F">
              <w:rPr>
                <w:b/>
                <w:bCs/>
              </w:rPr>
              <w:t>LiteLLM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C681A" w14:textId="77777777" w:rsidR="00DA466F" w:rsidRPr="00DA466F" w:rsidRDefault="00DA466F" w:rsidP="00DA466F">
            <w:r w:rsidRPr="00DA466F">
              <w:t>1.x 고정</w:t>
            </w:r>
          </w:p>
        </w:tc>
        <w:tc>
          <w:tcPr>
            <w:tcW w:w="0" w:type="auto"/>
            <w:vAlign w:val="center"/>
            <w:hideMark/>
          </w:tcPr>
          <w:p w14:paraId="0312844B" w14:textId="77777777" w:rsidR="00DA466F" w:rsidRPr="00DA466F" w:rsidRDefault="00DA466F" w:rsidP="00DA466F">
            <w:r w:rsidRPr="00DA466F">
              <w:t>Docker/</w:t>
            </w:r>
            <w:proofErr w:type="spellStart"/>
            <w:r w:rsidRPr="00DA466F">
              <w:t>Podman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9D25C" w14:textId="77777777" w:rsidR="00DA466F" w:rsidRPr="00DA466F" w:rsidRDefault="00DA466F" w:rsidP="00DA466F">
            <w:r w:rsidRPr="00DA466F">
              <w:t>AI Server</w:t>
            </w:r>
          </w:p>
        </w:tc>
        <w:tc>
          <w:tcPr>
            <w:tcW w:w="0" w:type="auto"/>
            <w:vAlign w:val="center"/>
            <w:hideMark/>
          </w:tcPr>
          <w:p w14:paraId="0EB81E92" w14:textId="77777777" w:rsidR="00DA466F" w:rsidRPr="00DA466F" w:rsidRDefault="00DA466F" w:rsidP="00DA466F">
            <w:r w:rsidRPr="00DA466F">
              <w:t>라우팅/쿼터/</w:t>
            </w:r>
            <w:proofErr w:type="spellStart"/>
            <w:r w:rsidRPr="00DA466F">
              <w:t>레이트리밋</w:t>
            </w:r>
            <w:proofErr w:type="spellEnd"/>
            <w:r w:rsidRPr="00DA466F">
              <w:t>/감사</w:t>
            </w:r>
          </w:p>
        </w:tc>
      </w:tr>
      <w:tr w:rsidR="00DA466F" w:rsidRPr="00DA466F" w14:paraId="2266614C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F1D4" w14:textId="77777777" w:rsidR="00DA466F" w:rsidRPr="00DA466F" w:rsidRDefault="00DA466F" w:rsidP="00DA466F">
            <w:r w:rsidRPr="00DA466F">
              <w:rPr>
                <w:b/>
                <w:bCs/>
              </w:rPr>
              <w:t>모델 서빙</w:t>
            </w:r>
          </w:p>
        </w:tc>
        <w:tc>
          <w:tcPr>
            <w:tcW w:w="0" w:type="auto"/>
            <w:vAlign w:val="center"/>
            <w:hideMark/>
          </w:tcPr>
          <w:p w14:paraId="3BF157C3" w14:textId="77777777" w:rsidR="00DA466F" w:rsidRPr="00DA466F" w:rsidRDefault="00DA466F" w:rsidP="00DA466F">
            <w:proofErr w:type="spellStart"/>
            <w:r w:rsidRPr="00DA466F">
              <w:rPr>
                <w:b/>
                <w:bCs/>
              </w:rPr>
              <w:t>vLLM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0B685" w14:textId="77777777" w:rsidR="00DA466F" w:rsidRPr="00DA466F" w:rsidRDefault="00DA466F" w:rsidP="00DA466F">
            <w:r w:rsidRPr="00DA466F">
              <w:rPr>
                <w:b/>
                <w:bCs/>
              </w:rPr>
              <w:t>0.8.2</w:t>
            </w:r>
          </w:p>
        </w:tc>
        <w:tc>
          <w:tcPr>
            <w:tcW w:w="0" w:type="auto"/>
            <w:vAlign w:val="center"/>
            <w:hideMark/>
          </w:tcPr>
          <w:p w14:paraId="6026EE9F" w14:textId="77777777" w:rsidR="00DA466F" w:rsidRPr="00DA466F" w:rsidRDefault="00DA466F" w:rsidP="00DA466F">
            <w:r w:rsidRPr="00DA466F">
              <w:t>Docker/</w:t>
            </w:r>
            <w:proofErr w:type="spellStart"/>
            <w:r w:rsidRPr="00DA466F">
              <w:t>Podman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D2F97" w14:textId="77777777" w:rsidR="00DA466F" w:rsidRPr="00DA466F" w:rsidRDefault="00DA466F" w:rsidP="00DA466F">
            <w:r w:rsidRPr="00DA466F">
              <w:rPr>
                <w:b/>
                <w:bCs/>
              </w:rPr>
              <w:t>GPU 서버</w:t>
            </w:r>
          </w:p>
        </w:tc>
        <w:tc>
          <w:tcPr>
            <w:tcW w:w="0" w:type="auto"/>
            <w:vAlign w:val="center"/>
            <w:hideMark/>
          </w:tcPr>
          <w:p w14:paraId="393787ED" w14:textId="77777777" w:rsidR="00DA466F" w:rsidRPr="00DA466F" w:rsidRDefault="00DA466F" w:rsidP="00DA466F">
            <w:r w:rsidRPr="00DA466F">
              <w:t xml:space="preserve">OpenAI 호환 </w:t>
            </w:r>
            <w:proofErr w:type="spellStart"/>
            <w:r w:rsidRPr="00DA466F">
              <w:t>엔드포인트</w:t>
            </w:r>
            <w:proofErr w:type="spellEnd"/>
            <w:r w:rsidRPr="00DA466F">
              <w:t>(</w:t>
            </w:r>
            <w:proofErr w:type="spellStart"/>
            <w:r w:rsidRPr="00DA466F">
              <w:t>vllm-openai</w:t>
            </w:r>
            <w:proofErr w:type="spellEnd"/>
            <w:r w:rsidRPr="00DA466F">
              <w:t>)</w:t>
            </w:r>
          </w:p>
        </w:tc>
      </w:tr>
      <w:tr w:rsidR="00DA466F" w:rsidRPr="00DA466F" w14:paraId="3B58FD3C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5E0D" w14:textId="77777777" w:rsidR="00DA466F" w:rsidRPr="00DA466F" w:rsidRDefault="00DA466F" w:rsidP="00DA466F">
            <w:r w:rsidRPr="00DA466F">
              <w:t>오케스트레이션</w:t>
            </w:r>
          </w:p>
        </w:tc>
        <w:tc>
          <w:tcPr>
            <w:tcW w:w="0" w:type="auto"/>
            <w:vAlign w:val="center"/>
            <w:hideMark/>
          </w:tcPr>
          <w:p w14:paraId="7EB7F076" w14:textId="77777777" w:rsidR="00DA466F" w:rsidRPr="00DA466F" w:rsidRDefault="00DA466F" w:rsidP="00DA466F">
            <w:r w:rsidRPr="00DA466F">
              <w:rPr>
                <w:b/>
                <w:bCs/>
              </w:rPr>
              <w:t>n8n</w:t>
            </w:r>
          </w:p>
        </w:tc>
        <w:tc>
          <w:tcPr>
            <w:tcW w:w="0" w:type="auto"/>
            <w:vAlign w:val="center"/>
            <w:hideMark/>
          </w:tcPr>
          <w:p w14:paraId="7190D39A" w14:textId="77777777" w:rsidR="00DA466F" w:rsidRPr="00DA466F" w:rsidRDefault="00DA466F" w:rsidP="00DA466F">
            <w:r w:rsidRPr="00DA466F">
              <w:t>1.x (Fair-code)</w:t>
            </w:r>
          </w:p>
        </w:tc>
        <w:tc>
          <w:tcPr>
            <w:tcW w:w="0" w:type="auto"/>
            <w:vAlign w:val="center"/>
            <w:hideMark/>
          </w:tcPr>
          <w:p w14:paraId="5C12BB25" w14:textId="77777777" w:rsidR="00DA466F" w:rsidRPr="00DA466F" w:rsidRDefault="00DA466F" w:rsidP="00DA466F">
            <w:r w:rsidRPr="00DA466F">
              <w:t>Docker/</w:t>
            </w:r>
            <w:proofErr w:type="spellStart"/>
            <w:r w:rsidRPr="00DA466F">
              <w:t>Podman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2728D" w14:textId="77777777" w:rsidR="00DA466F" w:rsidRPr="00DA466F" w:rsidRDefault="00DA466F" w:rsidP="00DA466F">
            <w:r w:rsidRPr="00DA466F">
              <w:t>AI Server</w:t>
            </w:r>
          </w:p>
        </w:tc>
        <w:tc>
          <w:tcPr>
            <w:tcW w:w="0" w:type="auto"/>
            <w:vAlign w:val="center"/>
            <w:hideMark/>
          </w:tcPr>
          <w:p w14:paraId="54116B94" w14:textId="77777777" w:rsidR="00DA466F" w:rsidRPr="00DA466F" w:rsidRDefault="00DA466F" w:rsidP="00DA466F">
            <w:r w:rsidRPr="00DA466F">
              <w:t>전/후처리, 가드레일, 자동화</w:t>
            </w:r>
          </w:p>
        </w:tc>
      </w:tr>
      <w:tr w:rsidR="00DA466F" w:rsidRPr="00DA466F" w14:paraId="5462EBE6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B2EC" w14:textId="77777777" w:rsidR="00DA466F" w:rsidRPr="00DA466F" w:rsidRDefault="00DA466F" w:rsidP="00DA466F">
            <w:r w:rsidRPr="00DA466F">
              <w:t>런타임</w:t>
            </w:r>
          </w:p>
        </w:tc>
        <w:tc>
          <w:tcPr>
            <w:tcW w:w="0" w:type="auto"/>
            <w:vAlign w:val="center"/>
            <w:hideMark/>
          </w:tcPr>
          <w:p w14:paraId="3C97F68E" w14:textId="77777777" w:rsidR="00DA466F" w:rsidRPr="00DA466F" w:rsidRDefault="00DA466F" w:rsidP="00DA466F">
            <w:r w:rsidRPr="00DA466F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CDA71DD" w14:textId="77777777" w:rsidR="00DA466F" w:rsidRPr="00DA466F" w:rsidRDefault="00DA466F" w:rsidP="00DA466F">
            <w:r w:rsidRPr="00DA466F">
              <w:rPr>
                <w:b/>
                <w:bCs/>
              </w:rPr>
              <w:t>3.12</w:t>
            </w:r>
          </w:p>
        </w:tc>
        <w:tc>
          <w:tcPr>
            <w:tcW w:w="0" w:type="auto"/>
            <w:vAlign w:val="center"/>
            <w:hideMark/>
          </w:tcPr>
          <w:p w14:paraId="534F01AD" w14:textId="77777777" w:rsidR="00DA466F" w:rsidRPr="00DA466F" w:rsidRDefault="00DA466F" w:rsidP="00DA466F">
            <w:r w:rsidRPr="00DA466F">
              <w:t>시스템/컨테이너</w:t>
            </w:r>
          </w:p>
        </w:tc>
        <w:tc>
          <w:tcPr>
            <w:tcW w:w="0" w:type="auto"/>
            <w:vAlign w:val="center"/>
            <w:hideMark/>
          </w:tcPr>
          <w:p w14:paraId="19003440" w14:textId="77777777" w:rsidR="00DA466F" w:rsidRPr="00DA466F" w:rsidRDefault="00DA466F" w:rsidP="00DA466F">
            <w:r w:rsidRPr="00DA466F">
              <w:t>AI/GPU 서버</w:t>
            </w:r>
          </w:p>
        </w:tc>
        <w:tc>
          <w:tcPr>
            <w:tcW w:w="0" w:type="auto"/>
            <w:vAlign w:val="center"/>
            <w:hideMark/>
          </w:tcPr>
          <w:p w14:paraId="37E12C07" w14:textId="77777777" w:rsidR="00DA466F" w:rsidRPr="00DA466F" w:rsidRDefault="00DA466F" w:rsidP="00DA466F">
            <w:r w:rsidRPr="00DA466F">
              <w:t>Docker 미사용 시 필수</w:t>
            </w:r>
          </w:p>
        </w:tc>
      </w:tr>
      <w:tr w:rsidR="00DA466F" w:rsidRPr="00DA466F" w14:paraId="69AFC6AD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AAD9" w14:textId="77777777" w:rsidR="00DA466F" w:rsidRPr="00DA466F" w:rsidRDefault="00DA466F" w:rsidP="00DA466F">
            <w:r w:rsidRPr="00DA466F">
              <w:t>NVIDIA 스택</w:t>
            </w:r>
          </w:p>
        </w:tc>
        <w:tc>
          <w:tcPr>
            <w:tcW w:w="0" w:type="auto"/>
            <w:vAlign w:val="center"/>
            <w:hideMark/>
          </w:tcPr>
          <w:p w14:paraId="1EA72DF0" w14:textId="77777777" w:rsidR="00DA466F" w:rsidRPr="00DA466F" w:rsidRDefault="00DA466F" w:rsidP="00DA466F">
            <w:r w:rsidRPr="00DA466F">
              <w:rPr>
                <w:b/>
                <w:bCs/>
              </w:rPr>
              <w:t>CUDA 12.x</w:t>
            </w:r>
            <w:r w:rsidRPr="00DA466F">
              <w:t xml:space="preserve">, </w:t>
            </w:r>
            <w:r w:rsidRPr="00DA466F">
              <w:rPr>
                <w:b/>
                <w:bCs/>
              </w:rPr>
              <w:t>NVIDIA Container Toolkit</w:t>
            </w:r>
            <w:r w:rsidRPr="00DA466F">
              <w:t xml:space="preserve">, </w:t>
            </w:r>
            <w:proofErr w:type="spellStart"/>
            <w:r w:rsidRPr="00DA466F">
              <w:t>cuDNN</w:t>
            </w:r>
            <w:proofErr w:type="spellEnd"/>
            <w:r w:rsidRPr="00DA466F">
              <w:t>/NCCL(매칭)</w:t>
            </w:r>
          </w:p>
        </w:tc>
        <w:tc>
          <w:tcPr>
            <w:tcW w:w="0" w:type="auto"/>
            <w:vAlign w:val="center"/>
            <w:hideMark/>
          </w:tcPr>
          <w:p w14:paraId="0E9A0145" w14:textId="77777777" w:rsidR="00DA466F" w:rsidRPr="00DA466F" w:rsidRDefault="00DA466F" w:rsidP="00DA466F">
            <w:r w:rsidRPr="00DA466F">
              <w:t>드라이버/도구 일치</w:t>
            </w:r>
          </w:p>
        </w:tc>
        <w:tc>
          <w:tcPr>
            <w:tcW w:w="0" w:type="auto"/>
            <w:vAlign w:val="center"/>
            <w:hideMark/>
          </w:tcPr>
          <w:p w14:paraId="452F6691" w14:textId="77777777" w:rsidR="00DA466F" w:rsidRPr="00DA466F" w:rsidRDefault="00DA466F" w:rsidP="00DA466F">
            <w:r w:rsidRPr="00DA466F">
              <w:t>패키지</w:t>
            </w:r>
          </w:p>
        </w:tc>
        <w:tc>
          <w:tcPr>
            <w:tcW w:w="0" w:type="auto"/>
            <w:vAlign w:val="center"/>
            <w:hideMark/>
          </w:tcPr>
          <w:p w14:paraId="467EB2D9" w14:textId="77777777" w:rsidR="00DA466F" w:rsidRPr="00DA466F" w:rsidRDefault="00DA466F" w:rsidP="00DA466F">
            <w:r w:rsidRPr="00DA466F">
              <w:t>GPU 서버</w:t>
            </w:r>
          </w:p>
        </w:tc>
        <w:tc>
          <w:tcPr>
            <w:tcW w:w="0" w:type="auto"/>
            <w:vAlign w:val="center"/>
            <w:hideMark/>
          </w:tcPr>
          <w:p w14:paraId="05A01770" w14:textId="77777777" w:rsidR="00DA466F" w:rsidRPr="00DA466F" w:rsidRDefault="00DA466F" w:rsidP="00DA466F">
            <w:r w:rsidRPr="00DA466F">
              <w:t>CUDA/드라이버 호환 매트릭스 준수</w:t>
            </w:r>
          </w:p>
        </w:tc>
      </w:tr>
      <w:tr w:rsidR="00DA466F" w:rsidRPr="00DA466F" w14:paraId="164A2EC5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D462" w14:textId="77777777" w:rsidR="00DA466F" w:rsidRPr="00DA466F" w:rsidRDefault="00DA466F" w:rsidP="00DA466F">
            <w:r w:rsidRPr="00DA466F">
              <w:t>컨테이너</w:t>
            </w:r>
          </w:p>
        </w:tc>
        <w:tc>
          <w:tcPr>
            <w:tcW w:w="0" w:type="auto"/>
            <w:vAlign w:val="center"/>
            <w:hideMark/>
          </w:tcPr>
          <w:p w14:paraId="38917EE8" w14:textId="77777777" w:rsidR="00DA466F" w:rsidRPr="00DA466F" w:rsidRDefault="00DA466F" w:rsidP="00DA466F">
            <w:r w:rsidRPr="00DA466F">
              <w:rPr>
                <w:b/>
                <w:bCs/>
              </w:rPr>
              <w:t>Docker/</w:t>
            </w:r>
            <w:proofErr w:type="spellStart"/>
            <w:r w:rsidRPr="00DA466F">
              <w:rPr>
                <w:b/>
                <w:bCs/>
              </w:rPr>
              <w:t>Podman</w:t>
            </w:r>
            <w:proofErr w:type="spellEnd"/>
            <w:r w:rsidRPr="00DA466F">
              <w:t xml:space="preserve">, </w:t>
            </w:r>
            <w:r w:rsidRPr="00DA466F">
              <w:rPr>
                <w:b/>
                <w:bCs/>
              </w:rPr>
              <w:t>Compose</w:t>
            </w:r>
          </w:p>
        </w:tc>
        <w:tc>
          <w:tcPr>
            <w:tcW w:w="0" w:type="auto"/>
            <w:vAlign w:val="center"/>
            <w:hideMark/>
          </w:tcPr>
          <w:p w14:paraId="40BE52D0" w14:textId="77777777" w:rsidR="00DA466F" w:rsidRPr="00DA466F" w:rsidRDefault="00DA466F" w:rsidP="00DA466F">
            <w:r w:rsidRPr="00DA466F">
              <w:t>최신 LTS</w:t>
            </w:r>
          </w:p>
        </w:tc>
        <w:tc>
          <w:tcPr>
            <w:tcW w:w="0" w:type="auto"/>
            <w:vAlign w:val="center"/>
            <w:hideMark/>
          </w:tcPr>
          <w:p w14:paraId="607BC8CE" w14:textId="77777777" w:rsidR="00DA466F" w:rsidRPr="00DA466F" w:rsidRDefault="00DA466F" w:rsidP="00DA466F">
            <w:r w:rsidRPr="00DA466F">
              <w:t>패키지</w:t>
            </w:r>
          </w:p>
        </w:tc>
        <w:tc>
          <w:tcPr>
            <w:tcW w:w="0" w:type="auto"/>
            <w:vAlign w:val="center"/>
            <w:hideMark/>
          </w:tcPr>
          <w:p w14:paraId="07D37F79" w14:textId="77777777" w:rsidR="00DA466F" w:rsidRPr="00DA466F" w:rsidRDefault="00DA466F" w:rsidP="00DA466F">
            <w:r w:rsidRPr="00DA466F">
              <w:t>AI/GPU 서버</w:t>
            </w:r>
          </w:p>
        </w:tc>
        <w:tc>
          <w:tcPr>
            <w:tcW w:w="0" w:type="auto"/>
            <w:vAlign w:val="center"/>
            <w:hideMark/>
          </w:tcPr>
          <w:p w14:paraId="57CE095E" w14:textId="77777777" w:rsidR="00DA466F" w:rsidRPr="00DA466F" w:rsidRDefault="00DA466F" w:rsidP="00DA466F">
            <w:r w:rsidRPr="00DA466F">
              <w:t>표준 런타임</w:t>
            </w:r>
          </w:p>
        </w:tc>
      </w:tr>
      <w:tr w:rsidR="00DA466F" w:rsidRPr="00DA466F" w14:paraId="41CB888B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0A51" w14:textId="77777777" w:rsidR="00DA466F" w:rsidRPr="00DA466F" w:rsidRDefault="00DA466F" w:rsidP="00DA466F">
            <w:r w:rsidRPr="00DA466F">
              <w:t>데이터베</w:t>
            </w:r>
            <w:r w:rsidRPr="00DA466F">
              <w:lastRenderedPageBreak/>
              <w:t>이스(메타)</w:t>
            </w:r>
          </w:p>
        </w:tc>
        <w:tc>
          <w:tcPr>
            <w:tcW w:w="0" w:type="auto"/>
            <w:vAlign w:val="center"/>
            <w:hideMark/>
          </w:tcPr>
          <w:p w14:paraId="58259B98" w14:textId="77777777" w:rsidR="00DA466F" w:rsidRPr="00DA466F" w:rsidRDefault="00DA466F" w:rsidP="00DA466F">
            <w:r w:rsidRPr="00DA466F">
              <w:rPr>
                <w:b/>
                <w:bCs/>
              </w:rPr>
              <w:lastRenderedPageBreak/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5CEEBB6" w14:textId="77777777" w:rsidR="00DA466F" w:rsidRPr="00DA466F" w:rsidRDefault="00DA466F" w:rsidP="00DA466F">
            <w:r w:rsidRPr="00DA466F">
              <w:t>15+</w:t>
            </w:r>
          </w:p>
        </w:tc>
        <w:tc>
          <w:tcPr>
            <w:tcW w:w="0" w:type="auto"/>
            <w:vAlign w:val="center"/>
            <w:hideMark/>
          </w:tcPr>
          <w:p w14:paraId="5E35889F" w14:textId="77777777" w:rsidR="00DA466F" w:rsidRPr="00DA466F" w:rsidRDefault="00DA466F" w:rsidP="00DA466F">
            <w:r w:rsidRPr="00DA466F">
              <w:t>컨테이너/PAAS</w:t>
            </w:r>
          </w:p>
        </w:tc>
        <w:tc>
          <w:tcPr>
            <w:tcW w:w="0" w:type="auto"/>
            <w:vAlign w:val="center"/>
            <w:hideMark/>
          </w:tcPr>
          <w:p w14:paraId="46C71DFE" w14:textId="77777777" w:rsidR="00DA466F" w:rsidRPr="00DA466F" w:rsidRDefault="00DA466F" w:rsidP="00DA466F">
            <w:r w:rsidRPr="00DA466F">
              <w:t xml:space="preserve">AI </w:t>
            </w:r>
            <w:r w:rsidRPr="00DA466F">
              <w:lastRenderedPageBreak/>
              <w:t>Server/DB</w:t>
            </w:r>
          </w:p>
        </w:tc>
        <w:tc>
          <w:tcPr>
            <w:tcW w:w="0" w:type="auto"/>
            <w:vAlign w:val="center"/>
            <w:hideMark/>
          </w:tcPr>
          <w:p w14:paraId="5FD67822" w14:textId="77777777" w:rsidR="00DA466F" w:rsidRPr="00DA466F" w:rsidRDefault="00DA466F" w:rsidP="00DA466F">
            <w:r w:rsidRPr="00DA466F">
              <w:lastRenderedPageBreak/>
              <w:t>정책/메타/라</w:t>
            </w:r>
            <w:r w:rsidRPr="00DA466F">
              <w:lastRenderedPageBreak/>
              <w:t>벨 저장</w:t>
            </w:r>
          </w:p>
        </w:tc>
      </w:tr>
      <w:tr w:rsidR="00DA466F" w:rsidRPr="00DA466F" w14:paraId="0D6EC61F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20E52" w14:textId="77777777" w:rsidR="00DA466F" w:rsidRPr="00DA466F" w:rsidRDefault="00DA466F" w:rsidP="00DA466F">
            <w:r w:rsidRPr="00DA466F">
              <w:lastRenderedPageBreak/>
              <w:t>로깅 파이프</w:t>
            </w:r>
          </w:p>
        </w:tc>
        <w:tc>
          <w:tcPr>
            <w:tcW w:w="0" w:type="auto"/>
            <w:vAlign w:val="center"/>
            <w:hideMark/>
          </w:tcPr>
          <w:p w14:paraId="592C20C0" w14:textId="77777777" w:rsidR="00DA466F" w:rsidRPr="00DA466F" w:rsidRDefault="00DA466F" w:rsidP="00DA466F">
            <w:r w:rsidRPr="00DA466F">
              <w:rPr>
                <w:b/>
                <w:bCs/>
              </w:rPr>
              <w:t>Fluent Bit</w:t>
            </w:r>
            <w:r w:rsidRPr="00DA466F">
              <w:t xml:space="preserve"> 또는 </w:t>
            </w:r>
            <w:proofErr w:type="spellStart"/>
            <w:r w:rsidRPr="00DA466F">
              <w:rPr>
                <w:b/>
                <w:bCs/>
              </w:rPr>
              <w:t>OpenTelemetry</w:t>
            </w:r>
            <w:proofErr w:type="spellEnd"/>
            <w:r w:rsidRPr="00DA466F">
              <w:rPr>
                <w:b/>
                <w:bCs/>
              </w:rPr>
              <w:t xml:space="preserve"> Collector</w:t>
            </w:r>
          </w:p>
        </w:tc>
        <w:tc>
          <w:tcPr>
            <w:tcW w:w="0" w:type="auto"/>
            <w:vAlign w:val="center"/>
            <w:hideMark/>
          </w:tcPr>
          <w:p w14:paraId="0CF1521A" w14:textId="77777777" w:rsidR="00DA466F" w:rsidRPr="00DA466F" w:rsidRDefault="00DA466F" w:rsidP="00DA466F">
            <w:proofErr w:type="gramStart"/>
            <w:r w:rsidRPr="00DA466F">
              <w:t>2.x /</w:t>
            </w:r>
            <w:proofErr w:type="gramEnd"/>
            <w:r w:rsidRPr="00DA466F">
              <w:t xml:space="preserve"> 최신</w:t>
            </w:r>
          </w:p>
        </w:tc>
        <w:tc>
          <w:tcPr>
            <w:tcW w:w="0" w:type="auto"/>
            <w:vAlign w:val="center"/>
            <w:hideMark/>
          </w:tcPr>
          <w:p w14:paraId="20E75596" w14:textId="77777777" w:rsidR="00DA466F" w:rsidRPr="00DA466F" w:rsidRDefault="00DA466F" w:rsidP="00DA466F">
            <w:r w:rsidRPr="00DA466F">
              <w:t>컨테이너</w:t>
            </w:r>
          </w:p>
        </w:tc>
        <w:tc>
          <w:tcPr>
            <w:tcW w:w="0" w:type="auto"/>
            <w:vAlign w:val="center"/>
            <w:hideMark/>
          </w:tcPr>
          <w:p w14:paraId="65CB206D" w14:textId="77777777" w:rsidR="00DA466F" w:rsidRPr="00DA466F" w:rsidRDefault="00DA466F" w:rsidP="00DA466F">
            <w:r w:rsidRPr="00DA466F">
              <w:t>AI/GPU 서버</w:t>
            </w:r>
          </w:p>
        </w:tc>
        <w:tc>
          <w:tcPr>
            <w:tcW w:w="0" w:type="auto"/>
            <w:vAlign w:val="center"/>
            <w:hideMark/>
          </w:tcPr>
          <w:p w14:paraId="3CA7D3A2" w14:textId="77777777" w:rsidR="00DA466F" w:rsidRPr="00DA466F" w:rsidRDefault="00DA466F" w:rsidP="00DA466F">
            <w:r w:rsidRPr="00DA466F">
              <w:t>프롬프트/응답/지표 수집</w:t>
            </w:r>
          </w:p>
        </w:tc>
      </w:tr>
    </w:tbl>
    <w:p w14:paraId="6DB345B0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19.2 RAG/</w:t>
      </w:r>
      <w:proofErr w:type="spellStart"/>
      <w:r w:rsidRPr="00DA466F">
        <w:rPr>
          <w:b/>
          <w:bCs/>
        </w:rPr>
        <w:t>임베딩</w:t>
      </w:r>
      <w:proofErr w:type="spellEnd"/>
      <w:r w:rsidRPr="00DA466F">
        <w:rPr>
          <w:b/>
          <w:bCs/>
        </w:rPr>
        <w:t>(옵션)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184"/>
        <w:gridCol w:w="1210"/>
        <w:gridCol w:w="940"/>
        <w:gridCol w:w="933"/>
        <w:gridCol w:w="2714"/>
      </w:tblGrid>
      <w:tr w:rsidR="00DA466F" w:rsidRPr="00DA466F" w14:paraId="351DD8FD" w14:textId="77777777" w:rsidTr="00DA4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55425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범주</w:t>
            </w:r>
          </w:p>
        </w:tc>
        <w:tc>
          <w:tcPr>
            <w:tcW w:w="0" w:type="auto"/>
            <w:vAlign w:val="center"/>
            <w:hideMark/>
          </w:tcPr>
          <w:p w14:paraId="42F9D5CD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구성요소</w:t>
            </w:r>
          </w:p>
        </w:tc>
        <w:tc>
          <w:tcPr>
            <w:tcW w:w="0" w:type="auto"/>
            <w:vAlign w:val="center"/>
            <w:hideMark/>
          </w:tcPr>
          <w:p w14:paraId="058BE275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권고</w:t>
            </w:r>
          </w:p>
        </w:tc>
        <w:tc>
          <w:tcPr>
            <w:tcW w:w="0" w:type="auto"/>
            <w:vAlign w:val="center"/>
            <w:hideMark/>
          </w:tcPr>
          <w:p w14:paraId="627B52D5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배포</w:t>
            </w:r>
          </w:p>
        </w:tc>
        <w:tc>
          <w:tcPr>
            <w:tcW w:w="0" w:type="auto"/>
            <w:vAlign w:val="center"/>
            <w:hideMark/>
          </w:tcPr>
          <w:p w14:paraId="3025954A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대상</w:t>
            </w:r>
          </w:p>
        </w:tc>
        <w:tc>
          <w:tcPr>
            <w:tcW w:w="0" w:type="auto"/>
            <w:vAlign w:val="center"/>
            <w:hideMark/>
          </w:tcPr>
          <w:p w14:paraId="2CDCFE8B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비고</w:t>
            </w:r>
          </w:p>
        </w:tc>
      </w:tr>
      <w:tr w:rsidR="00DA466F" w:rsidRPr="00DA466F" w14:paraId="3BFF094F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281E" w14:textId="77777777" w:rsidR="00DA466F" w:rsidRPr="00DA466F" w:rsidRDefault="00DA466F" w:rsidP="00DA466F">
            <w:r w:rsidRPr="00DA466F">
              <w:t>벡터 확장</w:t>
            </w:r>
          </w:p>
        </w:tc>
        <w:tc>
          <w:tcPr>
            <w:tcW w:w="0" w:type="auto"/>
            <w:vAlign w:val="center"/>
            <w:hideMark/>
          </w:tcPr>
          <w:p w14:paraId="6781E84E" w14:textId="77777777" w:rsidR="00DA466F" w:rsidRPr="00DA466F" w:rsidRDefault="00DA466F" w:rsidP="00DA466F">
            <w:proofErr w:type="spellStart"/>
            <w:r w:rsidRPr="00DA466F">
              <w:rPr>
                <w:b/>
                <w:bCs/>
              </w:rPr>
              <w:t>pgvector</w:t>
            </w:r>
            <w:proofErr w:type="spellEnd"/>
            <w:r w:rsidRPr="00DA466F">
              <w:t xml:space="preserve"> (Postgres 확장)</w:t>
            </w:r>
          </w:p>
        </w:tc>
        <w:tc>
          <w:tcPr>
            <w:tcW w:w="0" w:type="auto"/>
            <w:vAlign w:val="center"/>
            <w:hideMark/>
          </w:tcPr>
          <w:p w14:paraId="7DB9D744" w14:textId="77777777" w:rsidR="00DA466F" w:rsidRPr="00DA466F" w:rsidRDefault="00DA466F" w:rsidP="00DA466F">
            <w:r w:rsidRPr="00DA466F">
              <w:t>0.5.x</w:t>
            </w:r>
          </w:p>
        </w:tc>
        <w:tc>
          <w:tcPr>
            <w:tcW w:w="0" w:type="auto"/>
            <w:vAlign w:val="center"/>
            <w:hideMark/>
          </w:tcPr>
          <w:p w14:paraId="5D845139" w14:textId="77777777" w:rsidR="00DA466F" w:rsidRPr="00DA466F" w:rsidRDefault="00DA466F" w:rsidP="00DA466F">
            <w:r w:rsidRPr="00DA466F">
              <w:t>확장</w:t>
            </w:r>
          </w:p>
        </w:tc>
        <w:tc>
          <w:tcPr>
            <w:tcW w:w="0" w:type="auto"/>
            <w:vAlign w:val="center"/>
            <w:hideMark/>
          </w:tcPr>
          <w:p w14:paraId="382CEBEC" w14:textId="77777777" w:rsidR="00DA466F" w:rsidRPr="00DA466F" w:rsidRDefault="00DA466F" w:rsidP="00DA466F">
            <w:r w:rsidRPr="00DA466F">
              <w:t>DB</w:t>
            </w:r>
          </w:p>
        </w:tc>
        <w:tc>
          <w:tcPr>
            <w:tcW w:w="0" w:type="auto"/>
            <w:vAlign w:val="center"/>
            <w:hideMark/>
          </w:tcPr>
          <w:p w14:paraId="2E638C03" w14:textId="77777777" w:rsidR="00DA466F" w:rsidRPr="00DA466F" w:rsidRDefault="00DA466F" w:rsidP="00DA466F">
            <w:r w:rsidRPr="00DA466F">
              <w:t>RAG 용도</w:t>
            </w:r>
          </w:p>
        </w:tc>
      </w:tr>
      <w:tr w:rsidR="00DA466F" w:rsidRPr="00DA466F" w14:paraId="5CA8ED61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FAB5" w14:textId="77777777" w:rsidR="00DA466F" w:rsidRPr="00DA466F" w:rsidRDefault="00DA466F" w:rsidP="00DA466F">
            <w:proofErr w:type="spellStart"/>
            <w:r w:rsidRPr="00DA466F">
              <w:t>임베딩</w:t>
            </w:r>
            <w:proofErr w:type="spellEnd"/>
            <w:r w:rsidRPr="00DA466F">
              <w:t xml:space="preserve"> 서버</w:t>
            </w:r>
          </w:p>
        </w:tc>
        <w:tc>
          <w:tcPr>
            <w:tcW w:w="0" w:type="auto"/>
            <w:vAlign w:val="center"/>
            <w:hideMark/>
          </w:tcPr>
          <w:p w14:paraId="39E2D7E2" w14:textId="77777777" w:rsidR="00DA466F" w:rsidRPr="00DA466F" w:rsidRDefault="00DA466F" w:rsidP="00DA466F">
            <w:r w:rsidRPr="00DA466F">
              <w:t>(</w:t>
            </w:r>
            <w:proofErr w:type="spellStart"/>
            <w:r w:rsidRPr="00DA466F">
              <w:t>국내어</w:t>
            </w:r>
            <w:proofErr w:type="spellEnd"/>
            <w:r w:rsidRPr="00DA466F">
              <w:t xml:space="preserve"> 특화 모델)</w:t>
            </w:r>
          </w:p>
        </w:tc>
        <w:tc>
          <w:tcPr>
            <w:tcW w:w="0" w:type="auto"/>
            <w:vAlign w:val="center"/>
            <w:hideMark/>
          </w:tcPr>
          <w:p w14:paraId="4E80C2AE" w14:textId="77777777" w:rsidR="00DA466F" w:rsidRPr="00DA466F" w:rsidRDefault="00DA466F" w:rsidP="00DA466F">
            <w:r w:rsidRPr="00DA466F">
              <w:t>PoC에서 선정</w:t>
            </w:r>
          </w:p>
        </w:tc>
        <w:tc>
          <w:tcPr>
            <w:tcW w:w="0" w:type="auto"/>
            <w:vAlign w:val="center"/>
            <w:hideMark/>
          </w:tcPr>
          <w:p w14:paraId="3CB97549" w14:textId="77777777" w:rsidR="00DA466F" w:rsidRPr="00DA466F" w:rsidRDefault="00DA466F" w:rsidP="00DA466F">
            <w:r w:rsidRPr="00DA466F">
              <w:t>컨테이너</w:t>
            </w:r>
          </w:p>
        </w:tc>
        <w:tc>
          <w:tcPr>
            <w:tcW w:w="0" w:type="auto"/>
            <w:vAlign w:val="center"/>
            <w:hideMark/>
          </w:tcPr>
          <w:p w14:paraId="31D556D3" w14:textId="77777777" w:rsidR="00DA466F" w:rsidRPr="00DA466F" w:rsidRDefault="00DA466F" w:rsidP="00DA466F">
            <w:r w:rsidRPr="00DA466F">
              <w:t>GPU/AI</w:t>
            </w:r>
          </w:p>
        </w:tc>
        <w:tc>
          <w:tcPr>
            <w:tcW w:w="0" w:type="auto"/>
            <w:vAlign w:val="center"/>
            <w:hideMark/>
          </w:tcPr>
          <w:p w14:paraId="6070A64E" w14:textId="77777777" w:rsidR="00DA466F" w:rsidRPr="00DA466F" w:rsidRDefault="00DA466F" w:rsidP="00DA466F">
            <w:r w:rsidRPr="00DA466F">
              <w:t>한국어 성능 우선, 라벨/메타 필터</w:t>
            </w:r>
          </w:p>
        </w:tc>
      </w:tr>
      <w:tr w:rsidR="00DA466F" w:rsidRPr="00DA466F" w14:paraId="30E0C91E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836B" w14:textId="77777777" w:rsidR="00DA466F" w:rsidRPr="00DA466F" w:rsidRDefault="00DA466F" w:rsidP="00DA466F">
            <w:r w:rsidRPr="00DA466F">
              <w:t>인덱싱</w:t>
            </w:r>
          </w:p>
        </w:tc>
        <w:tc>
          <w:tcPr>
            <w:tcW w:w="0" w:type="auto"/>
            <w:vAlign w:val="center"/>
            <w:hideMark/>
          </w:tcPr>
          <w:p w14:paraId="50699043" w14:textId="77777777" w:rsidR="00DA466F" w:rsidRPr="00DA466F" w:rsidRDefault="00DA466F" w:rsidP="00DA466F">
            <w:r w:rsidRPr="00DA466F">
              <w:rPr>
                <w:b/>
                <w:bCs/>
              </w:rPr>
              <w:t>n8n 파이프라인</w:t>
            </w:r>
          </w:p>
        </w:tc>
        <w:tc>
          <w:tcPr>
            <w:tcW w:w="0" w:type="auto"/>
            <w:vAlign w:val="center"/>
            <w:hideMark/>
          </w:tcPr>
          <w:p w14:paraId="7CD045DC" w14:textId="77777777" w:rsidR="00DA466F" w:rsidRPr="00DA466F" w:rsidRDefault="00DA466F" w:rsidP="00DA466F">
            <w:r w:rsidRPr="00DA466F">
              <w:t>템플릿 제공</w:t>
            </w:r>
          </w:p>
        </w:tc>
        <w:tc>
          <w:tcPr>
            <w:tcW w:w="0" w:type="auto"/>
            <w:vAlign w:val="center"/>
            <w:hideMark/>
          </w:tcPr>
          <w:p w14:paraId="5D14FBDC" w14:textId="77777777" w:rsidR="00DA466F" w:rsidRPr="00DA466F" w:rsidRDefault="00DA466F" w:rsidP="00DA466F">
            <w:r w:rsidRPr="00DA466F">
              <w:t>워크플로우</w:t>
            </w:r>
          </w:p>
        </w:tc>
        <w:tc>
          <w:tcPr>
            <w:tcW w:w="0" w:type="auto"/>
            <w:vAlign w:val="center"/>
            <w:hideMark/>
          </w:tcPr>
          <w:p w14:paraId="090F1957" w14:textId="77777777" w:rsidR="00DA466F" w:rsidRPr="00DA466F" w:rsidRDefault="00DA466F" w:rsidP="00DA466F">
            <w:r w:rsidRPr="00DA466F">
              <w:t>AI Server</w:t>
            </w:r>
          </w:p>
        </w:tc>
        <w:tc>
          <w:tcPr>
            <w:tcW w:w="0" w:type="auto"/>
            <w:vAlign w:val="center"/>
            <w:hideMark/>
          </w:tcPr>
          <w:p w14:paraId="234BE018" w14:textId="77777777" w:rsidR="00DA466F" w:rsidRPr="00DA466F" w:rsidRDefault="00DA466F" w:rsidP="00DA466F">
            <w:r w:rsidRPr="00DA466F">
              <w:t>파서/</w:t>
            </w:r>
            <w:proofErr w:type="spellStart"/>
            <w:r w:rsidRPr="00DA466F">
              <w:t>청크</w:t>
            </w:r>
            <w:proofErr w:type="spellEnd"/>
            <w:r w:rsidRPr="00DA466F">
              <w:t>/메타 생성</w:t>
            </w:r>
          </w:p>
        </w:tc>
      </w:tr>
    </w:tbl>
    <w:p w14:paraId="3A9059EB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 xml:space="preserve">19.3 </w:t>
      </w:r>
      <w:proofErr w:type="spellStart"/>
      <w:r w:rsidRPr="00DA466F">
        <w:rPr>
          <w:b/>
          <w:bCs/>
        </w:rPr>
        <w:t>바이브코딩</w:t>
      </w:r>
      <w:proofErr w:type="spellEnd"/>
      <w:r w:rsidRPr="00DA466F">
        <w:rPr>
          <w:b/>
          <w:bCs/>
        </w:rPr>
        <w:t>(2단계)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469"/>
        <w:gridCol w:w="938"/>
        <w:gridCol w:w="814"/>
        <w:gridCol w:w="689"/>
        <w:gridCol w:w="2808"/>
      </w:tblGrid>
      <w:tr w:rsidR="00DA466F" w:rsidRPr="00DA466F" w14:paraId="6415D4D5" w14:textId="77777777" w:rsidTr="00DA4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653ED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범주</w:t>
            </w:r>
          </w:p>
        </w:tc>
        <w:tc>
          <w:tcPr>
            <w:tcW w:w="0" w:type="auto"/>
            <w:vAlign w:val="center"/>
            <w:hideMark/>
          </w:tcPr>
          <w:p w14:paraId="0F5E96D9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구성요소</w:t>
            </w:r>
          </w:p>
        </w:tc>
        <w:tc>
          <w:tcPr>
            <w:tcW w:w="0" w:type="auto"/>
            <w:vAlign w:val="center"/>
            <w:hideMark/>
          </w:tcPr>
          <w:p w14:paraId="3ACDBDF3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권고</w:t>
            </w:r>
          </w:p>
        </w:tc>
        <w:tc>
          <w:tcPr>
            <w:tcW w:w="0" w:type="auto"/>
            <w:vAlign w:val="center"/>
            <w:hideMark/>
          </w:tcPr>
          <w:p w14:paraId="01FCF92F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배포</w:t>
            </w:r>
          </w:p>
        </w:tc>
        <w:tc>
          <w:tcPr>
            <w:tcW w:w="0" w:type="auto"/>
            <w:vAlign w:val="center"/>
            <w:hideMark/>
          </w:tcPr>
          <w:p w14:paraId="60F034BF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대상</w:t>
            </w:r>
          </w:p>
        </w:tc>
        <w:tc>
          <w:tcPr>
            <w:tcW w:w="0" w:type="auto"/>
            <w:vAlign w:val="center"/>
            <w:hideMark/>
          </w:tcPr>
          <w:p w14:paraId="7A2477D3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비고</w:t>
            </w:r>
          </w:p>
        </w:tc>
      </w:tr>
      <w:tr w:rsidR="00DA466F" w:rsidRPr="00DA466F" w14:paraId="67CC5BF4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E0E5" w14:textId="77777777" w:rsidR="00DA466F" w:rsidRPr="00DA466F" w:rsidRDefault="00DA466F" w:rsidP="00DA466F">
            <w:r w:rsidRPr="00DA466F">
              <w:t>IDE</w:t>
            </w:r>
          </w:p>
        </w:tc>
        <w:tc>
          <w:tcPr>
            <w:tcW w:w="0" w:type="auto"/>
            <w:vAlign w:val="center"/>
            <w:hideMark/>
          </w:tcPr>
          <w:p w14:paraId="01CA9227" w14:textId="77777777" w:rsidR="00DA466F" w:rsidRPr="00DA466F" w:rsidRDefault="00DA466F" w:rsidP="00DA466F">
            <w:proofErr w:type="spellStart"/>
            <w:r w:rsidRPr="00DA466F">
              <w:rPr>
                <w:b/>
                <w:bCs/>
              </w:rPr>
              <w:t>VSCode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5974B" w14:textId="77777777" w:rsidR="00DA466F" w:rsidRPr="00DA466F" w:rsidRDefault="00DA466F" w:rsidP="00DA466F">
            <w:r w:rsidRPr="00DA466F">
              <w:t>1.9x LTS</w:t>
            </w:r>
          </w:p>
        </w:tc>
        <w:tc>
          <w:tcPr>
            <w:tcW w:w="0" w:type="auto"/>
            <w:vAlign w:val="center"/>
            <w:hideMark/>
          </w:tcPr>
          <w:p w14:paraId="1599E9C6" w14:textId="77777777" w:rsidR="00DA466F" w:rsidRPr="00DA466F" w:rsidRDefault="00DA466F" w:rsidP="00DA466F">
            <w:r w:rsidRPr="00DA466F">
              <w:t>데스크톱</w:t>
            </w:r>
          </w:p>
        </w:tc>
        <w:tc>
          <w:tcPr>
            <w:tcW w:w="0" w:type="auto"/>
            <w:vAlign w:val="center"/>
            <w:hideMark/>
          </w:tcPr>
          <w:p w14:paraId="4CAA0D06" w14:textId="77777777" w:rsidR="00DA466F" w:rsidRPr="00DA466F" w:rsidRDefault="00DA466F" w:rsidP="00DA466F">
            <w:r w:rsidRPr="00DA466F">
              <w:t>개발PC</w:t>
            </w:r>
          </w:p>
        </w:tc>
        <w:tc>
          <w:tcPr>
            <w:tcW w:w="0" w:type="auto"/>
            <w:vAlign w:val="center"/>
            <w:hideMark/>
          </w:tcPr>
          <w:p w14:paraId="32C26C95" w14:textId="77777777" w:rsidR="00DA466F" w:rsidRPr="00DA466F" w:rsidRDefault="00DA466F" w:rsidP="00DA466F">
            <w:r w:rsidRPr="00DA466F">
              <w:t>정책에 따라 확장 Allowlist 운영</w:t>
            </w:r>
          </w:p>
        </w:tc>
      </w:tr>
      <w:tr w:rsidR="00DA466F" w:rsidRPr="00DA466F" w14:paraId="51F51621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098F4" w14:textId="77777777" w:rsidR="00DA466F" w:rsidRPr="00DA466F" w:rsidRDefault="00DA466F" w:rsidP="00DA466F">
            <w:r w:rsidRPr="00DA466F">
              <w:t>코드 에이전트</w:t>
            </w:r>
          </w:p>
        </w:tc>
        <w:tc>
          <w:tcPr>
            <w:tcW w:w="0" w:type="auto"/>
            <w:vAlign w:val="center"/>
            <w:hideMark/>
          </w:tcPr>
          <w:p w14:paraId="1A287F0B" w14:textId="77777777" w:rsidR="00DA466F" w:rsidRPr="00DA466F" w:rsidRDefault="00DA466F" w:rsidP="00DA466F">
            <w:r w:rsidRPr="00DA466F">
              <w:rPr>
                <w:b/>
                <w:bCs/>
              </w:rPr>
              <w:t>Cline</w:t>
            </w:r>
            <w:r w:rsidRPr="00DA466F">
              <w:t xml:space="preserve"> </w:t>
            </w:r>
            <w:r w:rsidRPr="00DA466F">
              <w:rPr>
                <w:i/>
                <w:iCs/>
              </w:rPr>
              <w:t>또는</w:t>
            </w:r>
            <w:r w:rsidRPr="00DA466F">
              <w:t xml:space="preserve"> </w:t>
            </w:r>
            <w:proofErr w:type="spellStart"/>
            <w:r w:rsidRPr="00DA466F">
              <w:rPr>
                <w:b/>
                <w:bCs/>
              </w:rPr>
              <w:t>RooCode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E7787" w14:textId="77777777" w:rsidR="00DA466F" w:rsidRPr="00DA466F" w:rsidRDefault="00DA466F" w:rsidP="00DA466F">
            <w:r w:rsidRPr="00DA466F">
              <w:t>최신 안정</w:t>
            </w:r>
          </w:p>
        </w:tc>
        <w:tc>
          <w:tcPr>
            <w:tcW w:w="0" w:type="auto"/>
            <w:vAlign w:val="center"/>
            <w:hideMark/>
          </w:tcPr>
          <w:p w14:paraId="405C482A" w14:textId="77777777" w:rsidR="00DA466F" w:rsidRPr="00DA466F" w:rsidRDefault="00DA466F" w:rsidP="00DA466F">
            <w:r w:rsidRPr="00DA466F">
              <w:t>확장</w:t>
            </w:r>
          </w:p>
        </w:tc>
        <w:tc>
          <w:tcPr>
            <w:tcW w:w="0" w:type="auto"/>
            <w:vAlign w:val="center"/>
            <w:hideMark/>
          </w:tcPr>
          <w:p w14:paraId="2F495018" w14:textId="77777777" w:rsidR="00DA466F" w:rsidRPr="00DA466F" w:rsidRDefault="00DA466F" w:rsidP="00DA466F">
            <w:r w:rsidRPr="00DA466F">
              <w:t>개발PC</w:t>
            </w:r>
          </w:p>
        </w:tc>
        <w:tc>
          <w:tcPr>
            <w:tcW w:w="0" w:type="auto"/>
            <w:vAlign w:val="center"/>
            <w:hideMark/>
          </w:tcPr>
          <w:p w14:paraId="2A928495" w14:textId="77777777" w:rsidR="00DA466F" w:rsidRPr="00DA466F" w:rsidRDefault="00DA466F" w:rsidP="00DA466F">
            <w:r w:rsidRPr="00DA466F">
              <w:t>PR 생성 중심, 읽기우선 권한</w:t>
            </w:r>
          </w:p>
        </w:tc>
      </w:tr>
      <w:tr w:rsidR="00DA466F" w:rsidRPr="00DA466F" w14:paraId="18DAC4E7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CD33" w14:textId="77777777" w:rsidR="00DA466F" w:rsidRPr="00DA466F" w:rsidRDefault="00DA466F" w:rsidP="00DA466F">
            <w:r w:rsidRPr="00DA466F">
              <w:t>컨테이너 개발</w:t>
            </w:r>
          </w:p>
        </w:tc>
        <w:tc>
          <w:tcPr>
            <w:tcW w:w="0" w:type="auto"/>
            <w:vAlign w:val="center"/>
            <w:hideMark/>
          </w:tcPr>
          <w:p w14:paraId="49F2F5DE" w14:textId="77777777" w:rsidR="00DA466F" w:rsidRPr="00DA466F" w:rsidRDefault="00DA466F" w:rsidP="00DA466F">
            <w:r w:rsidRPr="00DA466F">
              <w:rPr>
                <w:b/>
                <w:bCs/>
              </w:rPr>
              <w:t>Dev Containers</w:t>
            </w:r>
            <w:r w:rsidRPr="00DA466F">
              <w:t xml:space="preserve"> 확장</w:t>
            </w:r>
          </w:p>
        </w:tc>
        <w:tc>
          <w:tcPr>
            <w:tcW w:w="0" w:type="auto"/>
            <w:vAlign w:val="center"/>
            <w:hideMark/>
          </w:tcPr>
          <w:p w14:paraId="08CF2569" w14:textId="77777777" w:rsidR="00DA466F" w:rsidRPr="00DA466F" w:rsidRDefault="00DA466F" w:rsidP="00DA466F">
            <w:r w:rsidRPr="00DA466F">
              <w:t>최신</w:t>
            </w:r>
          </w:p>
        </w:tc>
        <w:tc>
          <w:tcPr>
            <w:tcW w:w="0" w:type="auto"/>
            <w:vAlign w:val="center"/>
            <w:hideMark/>
          </w:tcPr>
          <w:p w14:paraId="0DDAE5DE" w14:textId="77777777" w:rsidR="00DA466F" w:rsidRPr="00DA466F" w:rsidRDefault="00DA466F" w:rsidP="00DA466F">
            <w:r w:rsidRPr="00DA466F">
              <w:t>확장</w:t>
            </w:r>
          </w:p>
        </w:tc>
        <w:tc>
          <w:tcPr>
            <w:tcW w:w="0" w:type="auto"/>
            <w:vAlign w:val="center"/>
            <w:hideMark/>
          </w:tcPr>
          <w:p w14:paraId="21B13C62" w14:textId="77777777" w:rsidR="00DA466F" w:rsidRPr="00DA466F" w:rsidRDefault="00DA466F" w:rsidP="00DA466F">
            <w:r w:rsidRPr="00DA466F">
              <w:t>개발PC</w:t>
            </w:r>
          </w:p>
        </w:tc>
        <w:tc>
          <w:tcPr>
            <w:tcW w:w="0" w:type="auto"/>
            <w:vAlign w:val="center"/>
            <w:hideMark/>
          </w:tcPr>
          <w:p w14:paraId="27664110" w14:textId="77777777" w:rsidR="00DA466F" w:rsidRPr="00DA466F" w:rsidRDefault="00DA466F" w:rsidP="00DA466F">
            <w:proofErr w:type="spellStart"/>
            <w:r w:rsidRPr="00DA466F">
              <w:t>샌드박스</w:t>
            </w:r>
            <w:proofErr w:type="spellEnd"/>
            <w:r w:rsidRPr="00DA466F">
              <w:t>/재현성</w:t>
            </w:r>
          </w:p>
        </w:tc>
      </w:tr>
      <w:tr w:rsidR="00DA466F" w:rsidRPr="00DA466F" w14:paraId="6A9F8343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8D57" w14:textId="77777777" w:rsidR="00DA466F" w:rsidRPr="00DA466F" w:rsidRDefault="00DA466F" w:rsidP="00DA466F">
            <w:r w:rsidRPr="00DA466F">
              <w:t>VCS</w:t>
            </w:r>
          </w:p>
        </w:tc>
        <w:tc>
          <w:tcPr>
            <w:tcW w:w="0" w:type="auto"/>
            <w:vAlign w:val="center"/>
            <w:hideMark/>
          </w:tcPr>
          <w:p w14:paraId="44FAF7A8" w14:textId="77777777" w:rsidR="00DA466F" w:rsidRPr="00DA466F" w:rsidRDefault="00DA466F" w:rsidP="00DA466F">
            <w:r w:rsidRPr="00DA466F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AFBB295" w14:textId="77777777" w:rsidR="00DA466F" w:rsidRPr="00DA466F" w:rsidRDefault="00DA466F" w:rsidP="00DA466F">
            <w:r w:rsidRPr="00DA466F">
              <w:t>2.4x</w:t>
            </w:r>
          </w:p>
        </w:tc>
        <w:tc>
          <w:tcPr>
            <w:tcW w:w="0" w:type="auto"/>
            <w:vAlign w:val="center"/>
            <w:hideMark/>
          </w:tcPr>
          <w:p w14:paraId="54FEF411" w14:textId="77777777" w:rsidR="00DA466F" w:rsidRPr="00DA466F" w:rsidRDefault="00DA466F" w:rsidP="00DA466F">
            <w:r w:rsidRPr="00DA466F">
              <w:t>패키지</w:t>
            </w:r>
          </w:p>
        </w:tc>
        <w:tc>
          <w:tcPr>
            <w:tcW w:w="0" w:type="auto"/>
            <w:vAlign w:val="center"/>
            <w:hideMark/>
          </w:tcPr>
          <w:p w14:paraId="53E6066B" w14:textId="77777777" w:rsidR="00DA466F" w:rsidRPr="00DA466F" w:rsidRDefault="00DA466F" w:rsidP="00DA466F">
            <w:r w:rsidRPr="00DA466F">
              <w:t>개발PC</w:t>
            </w:r>
          </w:p>
        </w:tc>
        <w:tc>
          <w:tcPr>
            <w:tcW w:w="0" w:type="auto"/>
            <w:vAlign w:val="center"/>
            <w:hideMark/>
          </w:tcPr>
          <w:p w14:paraId="3A911355" w14:textId="77777777" w:rsidR="00DA466F" w:rsidRPr="00DA466F" w:rsidRDefault="00DA466F" w:rsidP="00DA466F">
            <w:r w:rsidRPr="00DA466F">
              <w:t>사내 Git 서버 연동</w:t>
            </w:r>
          </w:p>
        </w:tc>
      </w:tr>
      <w:tr w:rsidR="00DA466F" w:rsidRPr="00DA466F" w14:paraId="575941CF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83F3" w14:textId="77777777" w:rsidR="00DA466F" w:rsidRPr="00DA466F" w:rsidRDefault="00DA466F" w:rsidP="00DA466F">
            <w:r w:rsidRPr="00DA466F">
              <w:t>런타임</w:t>
            </w:r>
          </w:p>
        </w:tc>
        <w:tc>
          <w:tcPr>
            <w:tcW w:w="0" w:type="auto"/>
            <w:vAlign w:val="center"/>
            <w:hideMark/>
          </w:tcPr>
          <w:p w14:paraId="1181B641" w14:textId="77777777" w:rsidR="00DA466F" w:rsidRPr="00DA466F" w:rsidRDefault="00DA466F" w:rsidP="00DA466F">
            <w:r w:rsidRPr="00DA466F">
              <w:t>Node.js LTS / Python 3.11+</w:t>
            </w:r>
          </w:p>
        </w:tc>
        <w:tc>
          <w:tcPr>
            <w:tcW w:w="0" w:type="auto"/>
            <w:vAlign w:val="center"/>
            <w:hideMark/>
          </w:tcPr>
          <w:p w14:paraId="38399F33" w14:textId="77777777" w:rsidR="00DA466F" w:rsidRPr="00DA466F" w:rsidRDefault="00DA466F" w:rsidP="00DA466F">
            <w:r w:rsidRPr="00DA466F">
              <w:t>LTS</w:t>
            </w:r>
          </w:p>
        </w:tc>
        <w:tc>
          <w:tcPr>
            <w:tcW w:w="0" w:type="auto"/>
            <w:vAlign w:val="center"/>
            <w:hideMark/>
          </w:tcPr>
          <w:p w14:paraId="159D3B3A" w14:textId="77777777" w:rsidR="00DA466F" w:rsidRPr="00DA466F" w:rsidRDefault="00DA466F" w:rsidP="00DA466F">
            <w:r w:rsidRPr="00DA466F">
              <w:t>패키지</w:t>
            </w:r>
          </w:p>
        </w:tc>
        <w:tc>
          <w:tcPr>
            <w:tcW w:w="0" w:type="auto"/>
            <w:vAlign w:val="center"/>
            <w:hideMark/>
          </w:tcPr>
          <w:p w14:paraId="4BF5CF6D" w14:textId="77777777" w:rsidR="00DA466F" w:rsidRPr="00DA466F" w:rsidRDefault="00DA466F" w:rsidP="00DA466F">
            <w:r w:rsidRPr="00DA466F">
              <w:t>개발PC</w:t>
            </w:r>
          </w:p>
        </w:tc>
        <w:tc>
          <w:tcPr>
            <w:tcW w:w="0" w:type="auto"/>
            <w:vAlign w:val="center"/>
            <w:hideMark/>
          </w:tcPr>
          <w:p w14:paraId="30235AA5" w14:textId="77777777" w:rsidR="00DA466F" w:rsidRPr="00DA466F" w:rsidRDefault="00DA466F" w:rsidP="00DA466F">
            <w:r w:rsidRPr="00DA466F">
              <w:t>빌드/도구용</w:t>
            </w:r>
          </w:p>
        </w:tc>
      </w:tr>
    </w:tbl>
    <w:p w14:paraId="163E822F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lastRenderedPageBreak/>
        <w:t>19.5 관측/대시보드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2809"/>
        <w:gridCol w:w="502"/>
        <w:gridCol w:w="1300"/>
        <w:gridCol w:w="806"/>
        <w:gridCol w:w="2878"/>
      </w:tblGrid>
      <w:tr w:rsidR="00DA466F" w:rsidRPr="00DA466F" w14:paraId="294A127F" w14:textId="77777777" w:rsidTr="00DA4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512B2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범주</w:t>
            </w:r>
          </w:p>
        </w:tc>
        <w:tc>
          <w:tcPr>
            <w:tcW w:w="0" w:type="auto"/>
            <w:vAlign w:val="center"/>
            <w:hideMark/>
          </w:tcPr>
          <w:p w14:paraId="7E7B3DC2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구성요소</w:t>
            </w:r>
          </w:p>
        </w:tc>
        <w:tc>
          <w:tcPr>
            <w:tcW w:w="0" w:type="auto"/>
            <w:vAlign w:val="center"/>
            <w:hideMark/>
          </w:tcPr>
          <w:p w14:paraId="58FD287F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권고</w:t>
            </w:r>
          </w:p>
        </w:tc>
        <w:tc>
          <w:tcPr>
            <w:tcW w:w="0" w:type="auto"/>
            <w:vAlign w:val="center"/>
            <w:hideMark/>
          </w:tcPr>
          <w:p w14:paraId="03077512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배포</w:t>
            </w:r>
          </w:p>
        </w:tc>
        <w:tc>
          <w:tcPr>
            <w:tcW w:w="0" w:type="auto"/>
            <w:vAlign w:val="center"/>
            <w:hideMark/>
          </w:tcPr>
          <w:p w14:paraId="5022DA5A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대상</w:t>
            </w:r>
          </w:p>
        </w:tc>
        <w:tc>
          <w:tcPr>
            <w:tcW w:w="0" w:type="auto"/>
            <w:vAlign w:val="center"/>
            <w:hideMark/>
          </w:tcPr>
          <w:p w14:paraId="641F8BFB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비고</w:t>
            </w:r>
          </w:p>
        </w:tc>
      </w:tr>
      <w:tr w:rsidR="00DA466F" w:rsidRPr="00DA466F" w14:paraId="7431E4AD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64B6" w14:textId="77777777" w:rsidR="00DA466F" w:rsidRPr="00DA466F" w:rsidRDefault="00DA466F" w:rsidP="00DA466F">
            <w:proofErr w:type="spellStart"/>
            <w:r w:rsidRPr="00DA466F">
              <w:t>메트릭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8540A" w14:textId="77777777" w:rsidR="00DA466F" w:rsidRPr="00DA466F" w:rsidRDefault="00DA466F" w:rsidP="00DA466F">
            <w:r w:rsidRPr="00DA466F">
              <w:rPr>
                <w:b/>
                <w:bCs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610CC6C4" w14:textId="77777777" w:rsidR="00DA466F" w:rsidRPr="00DA466F" w:rsidRDefault="00DA466F" w:rsidP="00DA466F">
            <w:r w:rsidRPr="00DA466F">
              <w:t>2.x</w:t>
            </w:r>
          </w:p>
        </w:tc>
        <w:tc>
          <w:tcPr>
            <w:tcW w:w="0" w:type="auto"/>
            <w:vAlign w:val="center"/>
            <w:hideMark/>
          </w:tcPr>
          <w:p w14:paraId="423243D1" w14:textId="77777777" w:rsidR="00DA466F" w:rsidRPr="00DA466F" w:rsidRDefault="00DA466F" w:rsidP="00DA466F">
            <w:r w:rsidRPr="00DA466F">
              <w:t>컨테이너</w:t>
            </w:r>
          </w:p>
        </w:tc>
        <w:tc>
          <w:tcPr>
            <w:tcW w:w="0" w:type="auto"/>
            <w:vAlign w:val="center"/>
            <w:hideMark/>
          </w:tcPr>
          <w:p w14:paraId="1D607102" w14:textId="77777777" w:rsidR="00DA466F" w:rsidRPr="00DA466F" w:rsidRDefault="00DA466F" w:rsidP="00DA466F">
            <w:r w:rsidRPr="00DA466F">
              <w:t>AI/GPU</w:t>
            </w:r>
          </w:p>
        </w:tc>
        <w:tc>
          <w:tcPr>
            <w:tcW w:w="0" w:type="auto"/>
            <w:vAlign w:val="center"/>
            <w:hideMark/>
          </w:tcPr>
          <w:p w14:paraId="17DC2987" w14:textId="77777777" w:rsidR="00DA466F" w:rsidRPr="00DA466F" w:rsidRDefault="00DA466F" w:rsidP="00DA466F">
            <w:proofErr w:type="spellStart"/>
            <w:r w:rsidRPr="00DA466F">
              <w:t>vLLM</w:t>
            </w:r>
            <w:proofErr w:type="spellEnd"/>
            <w:r w:rsidRPr="00DA466F">
              <w:t>/</w:t>
            </w:r>
            <w:proofErr w:type="spellStart"/>
            <w:r w:rsidRPr="00DA466F">
              <w:t>LiteLLM</w:t>
            </w:r>
            <w:proofErr w:type="spellEnd"/>
            <w:r w:rsidRPr="00DA466F">
              <w:t xml:space="preserve">/n8n </w:t>
            </w:r>
            <w:proofErr w:type="spellStart"/>
            <w:r w:rsidRPr="00DA466F">
              <w:t>익스포터</w:t>
            </w:r>
            <w:proofErr w:type="spellEnd"/>
            <w:r w:rsidRPr="00DA466F">
              <w:t xml:space="preserve"> 수집</w:t>
            </w:r>
          </w:p>
        </w:tc>
      </w:tr>
      <w:tr w:rsidR="00DA466F" w:rsidRPr="00DA466F" w14:paraId="3F38849D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EA960" w14:textId="77777777" w:rsidR="00DA466F" w:rsidRPr="00DA466F" w:rsidRDefault="00DA466F" w:rsidP="00DA466F">
            <w:r w:rsidRPr="00DA466F">
              <w:t>대시보드</w:t>
            </w:r>
          </w:p>
        </w:tc>
        <w:tc>
          <w:tcPr>
            <w:tcW w:w="0" w:type="auto"/>
            <w:vAlign w:val="center"/>
            <w:hideMark/>
          </w:tcPr>
          <w:p w14:paraId="68548A56" w14:textId="77777777" w:rsidR="00DA466F" w:rsidRPr="00DA466F" w:rsidRDefault="00DA466F" w:rsidP="00DA466F">
            <w:r w:rsidRPr="00DA466F">
              <w:rPr>
                <w:b/>
                <w:bCs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0E4BE381" w14:textId="77777777" w:rsidR="00DA466F" w:rsidRPr="00DA466F" w:rsidRDefault="00DA466F" w:rsidP="00DA466F">
            <w:r w:rsidRPr="00DA466F">
              <w:t>10.x</w:t>
            </w:r>
          </w:p>
        </w:tc>
        <w:tc>
          <w:tcPr>
            <w:tcW w:w="0" w:type="auto"/>
            <w:vAlign w:val="center"/>
            <w:hideMark/>
          </w:tcPr>
          <w:p w14:paraId="106392AC" w14:textId="77777777" w:rsidR="00DA466F" w:rsidRPr="00DA466F" w:rsidRDefault="00DA466F" w:rsidP="00DA466F">
            <w:r w:rsidRPr="00DA466F">
              <w:t>컨테이너</w:t>
            </w:r>
          </w:p>
        </w:tc>
        <w:tc>
          <w:tcPr>
            <w:tcW w:w="0" w:type="auto"/>
            <w:vAlign w:val="center"/>
            <w:hideMark/>
          </w:tcPr>
          <w:p w14:paraId="56FE9CE9" w14:textId="77777777" w:rsidR="00DA466F" w:rsidRPr="00DA466F" w:rsidRDefault="00DA466F" w:rsidP="00DA466F">
            <w:r w:rsidRPr="00DA466F">
              <w:t>AI/GPU</w:t>
            </w:r>
          </w:p>
        </w:tc>
        <w:tc>
          <w:tcPr>
            <w:tcW w:w="0" w:type="auto"/>
            <w:vAlign w:val="center"/>
            <w:hideMark/>
          </w:tcPr>
          <w:p w14:paraId="00D67AFA" w14:textId="77777777" w:rsidR="00DA466F" w:rsidRPr="00DA466F" w:rsidRDefault="00DA466F" w:rsidP="00DA466F">
            <w:r w:rsidRPr="00DA466F">
              <w:t>SLO/KPI 시각화</w:t>
            </w:r>
          </w:p>
        </w:tc>
      </w:tr>
      <w:tr w:rsidR="00DA466F" w:rsidRPr="00DA466F" w14:paraId="2178A250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52ED" w14:textId="77777777" w:rsidR="00DA466F" w:rsidRPr="00DA466F" w:rsidRDefault="00DA466F" w:rsidP="00DA466F">
            <w:r w:rsidRPr="00DA466F">
              <w:t>로그</w:t>
            </w:r>
          </w:p>
        </w:tc>
        <w:tc>
          <w:tcPr>
            <w:tcW w:w="0" w:type="auto"/>
            <w:vAlign w:val="center"/>
            <w:hideMark/>
          </w:tcPr>
          <w:p w14:paraId="362E35E0" w14:textId="77777777" w:rsidR="00DA466F" w:rsidRPr="00DA466F" w:rsidRDefault="00DA466F" w:rsidP="00DA466F">
            <w:r w:rsidRPr="00DA466F">
              <w:rPr>
                <w:b/>
                <w:bCs/>
              </w:rPr>
              <w:t xml:space="preserve">Loki + </w:t>
            </w:r>
            <w:proofErr w:type="spellStart"/>
            <w:r w:rsidRPr="00DA466F">
              <w:rPr>
                <w:b/>
                <w:bCs/>
              </w:rPr>
              <w:t>Promtail</w:t>
            </w:r>
            <w:proofErr w:type="spellEnd"/>
            <w:r w:rsidRPr="00DA466F">
              <w:t xml:space="preserve"> </w:t>
            </w:r>
            <w:r w:rsidRPr="00DA466F">
              <w:rPr>
                <w:i/>
                <w:iCs/>
              </w:rPr>
              <w:t>또는</w:t>
            </w:r>
            <w:r w:rsidRPr="00DA466F">
              <w:t xml:space="preserve"> </w:t>
            </w:r>
            <w:r w:rsidRPr="00DA466F">
              <w:rPr>
                <w:b/>
                <w:bCs/>
              </w:rPr>
              <w:t>Elasticsearch</w:t>
            </w:r>
          </w:p>
        </w:tc>
        <w:tc>
          <w:tcPr>
            <w:tcW w:w="0" w:type="auto"/>
            <w:vAlign w:val="center"/>
            <w:hideMark/>
          </w:tcPr>
          <w:p w14:paraId="25D59BE2" w14:textId="77777777" w:rsidR="00DA466F" w:rsidRPr="00DA466F" w:rsidRDefault="00DA466F" w:rsidP="00DA466F">
            <w:r w:rsidRPr="00DA466F">
              <w:t>최신</w:t>
            </w:r>
          </w:p>
        </w:tc>
        <w:tc>
          <w:tcPr>
            <w:tcW w:w="0" w:type="auto"/>
            <w:vAlign w:val="center"/>
            <w:hideMark/>
          </w:tcPr>
          <w:p w14:paraId="0EC9E7D9" w14:textId="77777777" w:rsidR="00DA466F" w:rsidRPr="00DA466F" w:rsidRDefault="00DA466F" w:rsidP="00DA466F">
            <w:r w:rsidRPr="00DA466F">
              <w:t>컨테이너/클러스터</w:t>
            </w:r>
          </w:p>
        </w:tc>
        <w:tc>
          <w:tcPr>
            <w:tcW w:w="0" w:type="auto"/>
            <w:vAlign w:val="center"/>
            <w:hideMark/>
          </w:tcPr>
          <w:p w14:paraId="72D032E4" w14:textId="77777777" w:rsidR="00DA466F" w:rsidRPr="00DA466F" w:rsidRDefault="00DA466F" w:rsidP="00DA466F">
            <w:r w:rsidRPr="00DA466F">
              <w:t>AI/GPU</w:t>
            </w:r>
          </w:p>
        </w:tc>
        <w:tc>
          <w:tcPr>
            <w:tcW w:w="0" w:type="auto"/>
            <w:vAlign w:val="center"/>
            <w:hideMark/>
          </w:tcPr>
          <w:p w14:paraId="383D4479" w14:textId="77777777" w:rsidR="00DA466F" w:rsidRPr="00DA466F" w:rsidRDefault="00DA466F" w:rsidP="00DA466F">
            <w:r w:rsidRPr="00DA466F">
              <w:t>선택형(조직 표준 준수)</w:t>
            </w:r>
          </w:p>
        </w:tc>
      </w:tr>
    </w:tbl>
    <w:p w14:paraId="2BF78E10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19.6 모델 가중치(예시)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598"/>
        <w:gridCol w:w="1569"/>
        <w:gridCol w:w="2823"/>
      </w:tblGrid>
      <w:tr w:rsidR="00DA466F" w:rsidRPr="00DA466F" w14:paraId="59D6D75D" w14:textId="77777777" w:rsidTr="00DA4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1BBBA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14:paraId="6A5BA616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용도</w:t>
            </w:r>
          </w:p>
        </w:tc>
        <w:tc>
          <w:tcPr>
            <w:tcW w:w="0" w:type="auto"/>
            <w:vAlign w:val="center"/>
            <w:hideMark/>
          </w:tcPr>
          <w:p w14:paraId="58FF79D3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배포 형식</w:t>
            </w:r>
          </w:p>
        </w:tc>
        <w:tc>
          <w:tcPr>
            <w:tcW w:w="0" w:type="auto"/>
            <w:vAlign w:val="center"/>
            <w:hideMark/>
          </w:tcPr>
          <w:p w14:paraId="5BF179B4" w14:textId="77777777" w:rsidR="00DA466F" w:rsidRPr="00DA466F" w:rsidRDefault="00DA466F" w:rsidP="00DA466F">
            <w:pPr>
              <w:rPr>
                <w:b/>
                <w:bCs/>
              </w:rPr>
            </w:pPr>
            <w:r w:rsidRPr="00DA466F">
              <w:rPr>
                <w:b/>
                <w:bCs/>
              </w:rPr>
              <w:t>비고</w:t>
            </w:r>
          </w:p>
        </w:tc>
      </w:tr>
      <w:tr w:rsidR="00DA466F" w:rsidRPr="00DA466F" w14:paraId="780F3277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F6FC" w14:textId="77777777" w:rsidR="00DA466F" w:rsidRPr="00DA466F" w:rsidRDefault="00DA466F" w:rsidP="00DA466F">
            <w:r w:rsidRPr="00DA466F">
              <w:rPr>
                <w:b/>
                <w:bCs/>
              </w:rPr>
              <w:t>Gemma3 27B Instruct</w:t>
            </w:r>
          </w:p>
        </w:tc>
        <w:tc>
          <w:tcPr>
            <w:tcW w:w="0" w:type="auto"/>
            <w:vAlign w:val="center"/>
            <w:hideMark/>
          </w:tcPr>
          <w:p w14:paraId="7FDFE01C" w14:textId="77777777" w:rsidR="00DA466F" w:rsidRPr="00DA466F" w:rsidRDefault="00DA466F" w:rsidP="00DA466F">
            <w:r w:rsidRPr="00DA466F">
              <w:t>일반/코딩 보조</w:t>
            </w:r>
          </w:p>
        </w:tc>
        <w:tc>
          <w:tcPr>
            <w:tcW w:w="0" w:type="auto"/>
            <w:vAlign w:val="center"/>
            <w:hideMark/>
          </w:tcPr>
          <w:p w14:paraId="4AA585B6" w14:textId="77777777" w:rsidR="00DA466F" w:rsidRPr="00DA466F" w:rsidRDefault="00DA466F" w:rsidP="00DA466F">
            <w:r w:rsidRPr="00DA466F">
              <w:t>fp16/</w:t>
            </w:r>
            <w:proofErr w:type="spellStart"/>
            <w:r w:rsidRPr="00DA466F">
              <w:t>awq</w:t>
            </w:r>
            <w:proofErr w:type="spellEnd"/>
            <w:r w:rsidRPr="00DA466F">
              <w:t>/</w:t>
            </w:r>
            <w:proofErr w:type="spellStart"/>
            <w:r w:rsidRPr="00DA466F">
              <w:t>gguf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7748D" w14:textId="77777777" w:rsidR="00DA466F" w:rsidRPr="00DA466F" w:rsidRDefault="00DA466F" w:rsidP="00DA466F">
            <w:proofErr w:type="spellStart"/>
            <w:r w:rsidRPr="00DA466F">
              <w:t>vLLM</w:t>
            </w:r>
            <w:proofErr w:type="spellEnd"/>
            <w:r w:rsidRPr="00DA466F">
              <w:t xml:space="preserve"> 호환, 라이선스 확인</w:t>
            </w:r>
          </w:p>
        </w:tc>
      </w:tr>
      <w:tr w:rsidR="00DA466F" w:rsidRPr="00DA466F" w14:paraId="7C13E1AD" w14:textId="77777777" w:rsidTr="00DA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FF8FC" w14:textId="77777777" w:rsidR="00DA466F" w:rsidRPr="00DA466F" w:rsidRDefault="00DA466F" w:rsidP="00DA466F">
            <w:proofErr w:type="spellStart"/>
            <w:r w:rsidRPr="00DA466F">
              <w:rPr>
                <w:b/>
                <w:bCs/>
              </w:rPr>
              <w:t>QwenCode</w:t>
            </w:r>
            <w:proofErr w:type="spellEnd"/>
            <w:r w:rsidRPr="00DA466F">
              <w:rPr>
                <w:b/>
                <w:bCs/>
              </w:rPr>
              <w:t xml:space="preserve"> 계열</w:t>
            </w:r>
            <w:r w:rsidRPr="00DA466F">
              <w:t>(7–32B)</w:t>
            </w:r>
          </w:p>
        </w:tc>
        <w:tc>
          <w:tcPr>
            <w:tcW w:w="0" w:type="auto"/>
            <w:vAlign w:val="center"/>
            <w:hideMark/>
          </w:tcPr>
          <w:p w14:paraId="51CFE231" w14:textId="77777777" w:rsidR="00DA466F" w:rsidRPr="00DA466F" w:rsidRDefault="00DA466F" w:rsidP="00DA466F">
            <w:r w:rsidRPr="00DA466F">
              <w:t>코딩 보조</w:t>
            </w:r>
          </w:p>
        </w:tc>
        <w:tc>
          <w:tcPr>
            <w:tcW w:w="0" w:type="auto"/>
            <w:vAlign w:val="center"/>
            <w:hideMark/>
          </w:tcPr>
          <w:p w14:paraId="2F255B60" w14:textId="77777777" w:rsidR="00DA466F" w:rsidRPr="00DA466F" w:rsidRDefault="00DA466F" w:rsidP="00DA466F">
            <w:r w:rsidRPr="00DA466F">
              <w:t>fp16/</w:t>
            </w:r>
            <w:proofErr w:type="spellStart"/>
            <w:r w:rsidRPr="00DA466F">
              <w:t>awq</w:t>
            </w:r>
            <w:proofErr w:type="spellEnd"/>
            <w:r w:rsidRPr="00DA466F">
              <w:t>/</w:t>
            </w:r>
            <w:proofErr w:type="spellStart"/>
            <w:r w:rsidRPr="00DA466F">
              <w:t>gguf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F4917" w14:textId="77777777" w:rsidR="00DA466F" w:rsidRPr="00DA466F" w:rsidRDefault="00DA466F" w:rsidP="00DA466F">
            <w:r w:rsidRPr="00DA466F">
              <w:t>컨텍스트/성능에 따라 선택</w:t>
            </w:r>
          </w:p>
        </w:tc>
      </w:tr>
    </w:tbl>
    <w:p w14:paraId="21C5A063" w14:textId="77777777" w:rsidR="00DA466F" w:rsidRPr="00DA466F" w:rsidRDefault="00DA466F" w:rsidP="00DA466F">
      <w:r w:rsidRPr="00DA466F">
        <w:rPr>
          <w:i/>
          <w:iCs/>
        </w:rPr>
        <w:t xml:space="preserve">크기/형식은 양자화/형식에 따라 상이. 반입 전 </w:t>
      </w:r>
      <w:r w:rsidRPr="00DA466F">
        <w:rPr>
          <w:b/>
          <w:bCs/>
          <w:i/>
          <w:iCs/>
        </w:rPr>
        <w:t>라이선스·해시</w:t>
      </w:r>
      <w:r w:rsidRPr="00DA466F">
        <w:rPr>
          <w:i/>
          <w:iCs/>
        </w:rPr>
        <w:t xml:space="preserve"> 확인 필수.</w:t>
      </w:r>
    </w:p>
    <w:p w14:paraId="35A6B73A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19.7 시스템 패키지(요약)</w:t>
      </w:r>
    </w:p>
    <w:p w14:paraId="57D00DED" w14:textId="77777777" w:rsidR="00DA466F" w:rsidRPr="00DA466F" w:rsidRDefault="00DA466F" w:rsidP="00DA466F">
      <w:pPr>
        <w:numPr>
          <w:ilvl w:val="0"/>
          <w:numId w:val="31"/>
        </w:numPr>
      </w:pPr>
      <w:r w:rsidRPr="00DA466F">
        <w:t xml:space="preserve">Ubuntu LTS 기반: </w:t>
      </w:r>
      <w:proofErr w:type="spellStart"/>
      <w:r w:rsidRPr="00DA466F">
        <w:t>nvidia</w:t>
      </w:r>
      <w:proofErr w:type="spellEnd"/>
      <w:r w:rsidRPr="00DA466F">
        <w:t xml:space="preserve">-driver, cuda-toolkit-12-*, </w:t>
      </w:r>
      <w:proofErr w:type="spellStart"/>
      <w:r w:rsidRPr="00DA466F">
        <w:t>nvidia</w:t>
      </w:r>
      <w:proofErr w:type="spellEnd"/>
      <w:r w:rsidRPr="00DA466F">
        <w:t>-container-toolkit, docker/</w:t>
      </w:r>
      <w:proofErr w:type="spellStart"/>
      <w:r w:rsidRPr="00DA466F">
        <w:t>podman</w:t>
      </w:r>
      <w:proofErr w:type="spellEnd"/>
      <w:r w:rsidRPr="00DA466F">
        <w:t xml:space="preserve">, git, curl, </w:t>
      </w:r>
      <w:proofErr w:type="spellStart"/>
      <w:r w:rsidRPr="00DA466F">
        <w:t>jq</w:t>
      </w:r>
      <w:proofErr w:type="spellEnd"/>
      <w:r w:rsidRPr="00DA466F">
        <w:t xml:space="preserve"> 등</w:t>
      </w:r>
    </w:p>
    <w:p w14:paraId="63B31F7A" w14:textId="77777777" w:rsidR="00DA466F" w:rsidRPr="00DA466F" w:rsidRDefault="00DA466F" w:rsidP="00DA466F">
      <w:pPr>
        <w:numPr>
          <w:ilvl w:val="0"/>
          <w:numId w:val="31"/>
        </w:numPr>
      </w:pPr>
      <w:r w:rsidRPr="00DA466F">
        <w:t>커널/NVIDIA 드라이버/</w:t>
      </w:r>
      <w:proofErr w:type="spellStart"/>
      <w:r w:rsidRPr="00DA466F">
        <w:t>컨테이너툴킷은</w:t>
      </w:r>
      <w:proofErr w:type="spellEnd"/>
      <w:r w:rsidRPr="00DA466F">
        <w:t xml:space="preserve"> </w:t>
      </w:r>
      <w:r w:rsidRPr="00DA466F">
        <w:rPr>
          <w:b/>
          <w:bCs/>
        </w:rPr>
        <w:t>버전 호환 표</w:t>
      </w:r>
      <w:r w:rsidRPr="00DA466F">
        <w:t>에 따라 고정</w:t>
      </w:r>
    </w:p>
    <w:p w14:paraId="69CB781D" w14:textId="77777777" w:rsidR="00DA466F" w:rsidRPr="00DA466F" w:rsidRDefault="00DA466F" w:rsidP="00DA466F">
      <w:r w:rsidRPr="00DA466F">
        <w:pict w14:anchorId="3EA65B0B">
          <v:rect id="_x0000_i1164" style="width:0;height:1.5pt" o:hralign="center" o:hrstd="t" o:hr="t" fillcolor="#a0a0a0" stroked="f"/>
        </w:pict>
      </w:r>
    </w:p>
    <w:p w14:paraId="3DCBE6D9" w14:textId="77777777" w:rsidR="00DA466F" w:rsidRPr="00DA466F" w:rsidRDefault="00DA466F" w:rsidP="00DA466F">
      <w:pPr>
        <w:rPr>
          <w:b/>
          <w:bCs/>
        </w:rPr>
      </w:pPr>
      <w:r w:rsidRPr="00DA466F">
        <w:rPr>
          <w:b/>
          <w:bCs/>
        </w:rPr>
        <w:t>20. 운영 정책(설치·업데이트)</w:t>
      </w:r>
    </w:p>
    <w:p w14:paraId="5263E567" w14:textId="77777777" w:rsidR="00DA466F" w:rsidRPr="00DA466F" w:rsidRDefault="00DA466F" w:rsidP="00DA466F">
      <w:pPr>
        <w:numPr>
          <w:ilvl w:val="0"/>
          <w:numId w:val="32"/>
        </w:numPr>
      </w:pPr>
      <w:r w:rsidRPr="00DA466F">
        <w:t xml:space="preserve">모든 이미지/패키지 </w:t>
      </w:r>
      <w:r w:rsidRPr="00DA466F">
        <w:rPr>
          <w:b/>
          <w:bCs/>
        </w:rPr>
        <w:t>버전 고정</w:t>
      </w:r>
      <w:r w:rsidRPr="00DA466F">
        <w:t>(세부 버전+다이제스트)</w:t>
      </w:r>
    </w:p>
    <w:p w14:paraId="5D6480B3" w14:textId="77777777" w:rsidR="00DA466F" w:rsidRPr="00DA466F" w:rsidRDefault="00DA466F" w:rsidP="00DA466F">
      <w:pPr>
        <w:numPr>
          <w:ilvl w:val="0"/>
          <w:numId w:val="32"/>
        </w:numPr>
      </w:pPr>
      <w:r w:rsidRPr="00DA466F">
        <w:t xml:space="preserve">반입 전: </w:t>
      </w:r>
      <w:r w:rsidRPr="00DA466F">
        <w:rPr>
          <w:b/>
          <w:bCs/>
        </w:rPr>
        <w:t xml:space="preserve">SBOM 생성 → </w:t>
      </w:r>
      <w:proofErr w:type="spellStart"/>
      <w:r w:rsidRPr="00DA466F">
        <w:rPr>
          <w:b/>
          <w:bCs/>
        </w:rPr>
        <w:t>Trivy</w:t>
      </w:r>
      <w:proofErr w:type="spellEnd"/>
      <w:r w:rsidRPr="00DA466F">
        <w:rPr>
          <w:b/>
          <w:bCs/>
        </w:rPr>
        <w:t xml:space="preserve"> 스캔 → cosign 서명 검증 → 해시 기록</w:t>
      </w:r>
    </w:p>
    <w:p w14:paraId="73AA3C86" w14:textId="77777777" w:rsidR="00DA466F" w:rsidRPr="00DA466F" w:rsidRDefault="00DA466F" w:rsidP="00DA466F">
      <w:pPr>
        <w:numPr>
          <w:ilvl w:val="0"/>
          <w:numId w:val="32"/>
        </w:numPr>
      </w:pPr>
      <w:r w:rsidRPr="00DA466F">
        <w:t xml:space="preserve">배포: </w:t>
      </w:r>
      <w:r w:rsidRPr="00DA466F">
        <w:rPr>
          <w:b/>
          <w:bCs/>
        </w:rPr>
        <w:t>Stage → Prod</w:t>
      </w:r>
      <w:r w:rsidRPr="00DA466F">
        <w:t xml:space="preserve"> 2단계, 롤백 이미지 사전 보관</w:t>
      </w:r>
    </w:p>
    <w:p w14:paraId="64E0D74A" w14:textId="77777777" w:rsidR="00DA466F" w:rsidRPr="00DA466F" w:rsidRDefault="00DA466F" w:rsidP="00DA466F">
      <w:pPr>
        <w:numPr>
          <w:ilvl w:val="0"/>
          <w:numId w:val="32"/>
        </w:numPr>
      </w:pPr>
      <w:r w:rsidRPr="00DA466F">
        <w:t xml:space="preserve">월간 패치 윈도우: 보안 패치, </w:t>
      </w:r>
      <w:proofErr w:type="spellStart"/>
      <w:r w:rsidRPr="00DA466F">
        <w:t>리그레션</w:t>
      </w:r>
      <w:proofErr w:type="spellEnd"/>
      <w:r w:rsidRPr="00DA466F">
        <w:t xml:space="preserve"> 테스트, SLO 재확인</w:t>
      </w:r>
    </w:p>
    <w:p w14:paraId="60E5B417" w14:textId="77777777" w:rsidR="004E0851" w:rsidRPr="00DA466F" w:rsidRDefault="004E0851"/>
    <w:sectPr w:rsidR="004E0851" w:rsidRPr="00DA46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6AC"/>
    <w:multiLevelType w:val="multilevel"/>
    <w:tmpl w:val="253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72E2"/>
    <w:multiLevelType w:val="multilevel"/>
    <w:tmpl w:val="402A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3164E"/>
    <w:multiLevelType w:val="multilevel"/>
    <w:tmpl w:val="B4FCD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56F5B"/>
    <w:multiLevelType w:val="multilevel"/>
    <w:tmpl w:val="A174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652E4"/>
    <w:multiLevelType w:val="multilevel"/>
    <w:tmpl w:val="6C48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23697"/>
    <w:multiLevelType w:val="multilevel"/>
    <w:tmpl w:val="128C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97B1E"/>
    <w:multiLevelType w:val="multilevel"/>
    <w:tmpl w:val="F38C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E18D4"/>
    <w:multiLevelType w:val="multilevel"/>
    <w:tmpl w:val="4894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94359"/>
    <w:multiLevelType w:val="multilevel"/>
    <w:tmpl w:val="F854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A55DC"/>
    <w:multiLevelType w:val="multilevel"/>
    <w:tmpl w:val="2DB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B63B7"/>
    <w:multiLevelType w:val="multilevel"/>
    <w:tmpl w:val="7E4E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50150"/>
    <w:multiLevelType w:val="multilevel"/>
    <w:tmpl w:val="0118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2662E"/>
    <w:multiLevelType w:val="multilevel"/>
    <w:tmpl w:val="6AA2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734A8"/>
    <w:multiLevelType w:val="multilevel"/>
    <w:tmpl w:val="BEFE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818A8"/>
    <w:multiLevelType w:val="multilevel"/>
    <w:tmpl w:val="41C4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D022E"/>
    <w:multiLevelType w:val="multilevel"/>
    <w:tmpl w:val="80EC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64658"/>
    <w:multiLevelType w:val="multilevel"/>
    <w:tmpl w:val="AC30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73A45"/>
    <w:multiLevelType w:val="multilevel"/>
    <w:tmpl w:val="6260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867F6"/>
    <w:multiLevelType w:val="multilevel"/>
    <w:tmpl w:val="1452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30CF9"/>
    <w:multiLevelType w:val="multilevel"/>
    <w:tmpl w:val="CAD2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A248D"/>
    <w:multiLevelType w:val="multilevel"/>
    <w:tmpl w:val="E11C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B0831"/>
    <w:multiLevelType w:val="multilevel"/>
    <w:tmpl w:val="CDCC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C13CCC"/>
    <w:multiLevelType w:val="multilevel"/>
    <w:tmpl w:val="30FEF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481E50"/>
    <w:multiLevelType w:val="multilevel"/>
    <w:tmpl w:val="285A8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E960E6"/>
    <w:multiLevelType w:val="multilevel"/>
    <w:tmpl w:val="487E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5B50F8"/>
    <w:multiLevelType w:val="multilevel"/>
    <w:tmpl w:val="DD04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210D1"/>
    <w:multiLevelType w:val="multilevel"/>
    <w:tmpl w:val="84C8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52698"/>
    <w:multiLevelType w:val="multilevel"/>
    <w:tmpl w:val="A9BE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A52CB1"/>
    <w:multiLevelType w:val="multilevel"/>
    <w:tmpl w:val="649C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63B70"/>
    <w:multiLevelType w:val="multilevel"/>
    <w:tmpl w:val="FAE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2C7A1F"/>
    <w:multiLevelType w:val="multilevel"/>
    <w:tmpl w:val="838C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7F1006"/>
    <w:multiLevelType w:val="multilevel"/>
    <w:tmpl w:val="D23C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621813">
    <w:abstractNumId w:val="18"/>
  </w:num>
  <w:num w:numId="2" w16cid:durableId="835848618">
    <w:abstractNumId w:val="3"/>
  </w:num>
  <w:num w:numId="3" w16cid:durableId="856626095">
    <w:abstractNumId w:val="30"/>
  </w:num>
  <w:num w:numId="4" w16cid:durableId="338318725">
    <w:abstractNumId w:val="23"/>
  </w:num>
  <w:num w:numId="5" w16cid:durableId="470558855">
    <w:abstractNumId w:val="1"/>
  </w:num>
  <w:num w:numId="6" w16cid:durableId="2139496063">
    <w:abstractNumId w:val="0"/>
  </w:num>
  <w:num w:numId="7" w16cid:durableId="1685788684">
    <w:abstractNumId w:val="8"/>
  </w:num>
  <w:num w:numId="8" w16cid:durableId="40176501">
    <w:abstractNumId w:val="12"/>
  </w:num>
  <w:num w:numId="9" w16cid:durableId="1067149269">
    <w:abstractNumId w:val="19"/>
  </w:num>
  <w:num w:numId="10" w16cid:durableId="454912653">
    <w:abstractNumId w:val="13"/>
  </w:num>
  <w:num w:numId="11" w16cid:durableId="650792524">
    <w:abstractNumId w:val="29"/>
  </w:num>
  <w:num w:numId="12" w16cid:durableId="506941026">
    <w:abstractNumId w:val="28"/>
  </w:num>
  <w:num w:numId="13" w16cid:durableId="1469279070">
    <w:abstractNumId w:val="17"/>
  </w:num>
  <w:num w:numId="14" w16cid:durableId="1390036735">
    <w:abstractNumId w:val="15"/>
  </w:num>
  <w:num w:numId="15" w16cid:durableId="313489635">
    <w:abstractNumId w:val="26"/>
  </w:num>
  <w:num w:numId="16" w16cid:durableId="500043503">
    <w:abstractNumId w:val="31"/>
  </w:num>
  <w:num w:numId="17" w16cid:durableId="436877796">
    <w:abstractNumId w:val="5"/>
  </w:num>
  <w:num w:numId="18" w16cid:durableId="1950812035">
    <w:abstractNumId w:val="9"/>
  </w:num>
  <w:num w:numId="19" w16cid:durableId="1053889843">
    <w:abstractNumId w:val="25"/>
  </w:num>
  <w:num w:numId="20" w16cid:durableId="137500134">
    <w:abstractNumId w:val="6"/>
  </w:num>
  <w:num w:numId="21" w16cid:durableId="400100023">
    <w:abstractNumId w:val="24"/>
  </w:num>
  <w:num w:numId="22" w16cid:durableId="488834736">
    <w:abstractNumId w:val="14"/>
  </w:num>
  <w:num w:numId="23" w16cid:durableId="99448897">
    <w:abstractNumId w:val="22"/>
  </w:num>
  <w:num w:numId="24" w16cid:durableId="120924885">
    <w:abstractNumId w:val="10"/>
  </w:num>
  <w:num w:numId="25" w16cid:durableId="1035617412">
    <w:abstractNumId w:val="27"/>
  </w:num>
  <w:num w:numId="26" w16cid:durableId="564532918">
    <w:abstractNumId w:val="11"/>
  </w:num>
  <w:num w:numId="27" w16cid:durableId="419642802">
    <w:abstractNumId w:val="2"/>
  </w:num>
  <w:num w:numId="28" w16cid:durableId="922224611">
    <w:abstractNumId w:val="7"/>
  </w:num>
  <w:num w:numId="29" w16cid:durableId="1134564214">
    <w:abstractNumId w:val="21"/>
  </w:num>
  <w:num w:numId="30" w16cid:durableId="1849099381">
    <w:abstractNumId w:val="20"/>
  </w:num>
  <w:num w:numId="31" w16cid:durableId="1923905315">
    <w:abstractNumId w:val="4"/>
  </w:num>
  <w:num w:numId="32" w16cid:durableId="16695513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6F"/>
    <w:rsid w:val="000B0950"/>
    <w:rsid w:val="004E0851"/>
    <w:rsid w:val="006C542C"/>
    <w:rsid w:val="00771E66"/>
    <w:rsid w:val="00DA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995CB"/>
  <w15:chartTrackingRefBased/>
  <w15:docId w15:val="{9B788231-6646-47E5-A2B6-E60A4B602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A466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A4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A46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A466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A466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A466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A466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A466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A466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A46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A466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A466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A46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A46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A46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A46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A46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A466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A46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A4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A46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A46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A4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A466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A46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466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A4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A466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A4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1526</Words>
  <Characters>8704</Characters>
  <Application>Microsoft Office Word</Application>
  <DocSecurity>0</DocSecurity>
  <Lines>72</Lines>
  <Paragraphs>20</Paragraphs>
  <ScaleCrop>false</ScaleCrop>
  <Company/>
  <LinksUpToDate>false</LinksUpToDate>
  <CharactersWithSpaces>10210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정률 김</dc:creator>
  <cp:keywords/>
  <dc:description/>
  <cp:lastModifiedBy>정률 김</cp:lastModifiedBy>
  <cp:revision>1</cp:revision>
  <dcterms:created xsi:type="dcterms:W3CDTF">2025-08-19T04:00:00Z</dcterms:created>
  <dcterms:modified xsi:type="dcterms:W3CDTF">2025-08-19T04:04:00Z</dcterms:modified>
</cp:coreProperties>
</file>